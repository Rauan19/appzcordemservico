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1B130D" w14:textId="42A210C5" w:rsidR="00A94D91" w:rsidRDefault="00A94D91" w:rsidP="00C36CB1">
      <w:pPr>
        <w:rPr>
          <w:rFonts w:ascii="Arial" w:hAnsi="Arial" w:cs="Arial"/>
          <w:b/>
          <w:sz w:val="20"/>
          <w:szCs w:val="20"/>
        </w:rPr>
      </w:pPr>
      <w:r w:rsidRPr="0069705C">
        <w:rPr>
          <w:rFonts w:ascii="Arial" w:hAnsi="Arial" w:cs="Arial"/>
          <w:b/>
          <w:sz w:val="20"/>
          <w:szCs w:val="20"/>
        </w:rPr>
        <w:t>TERMO DE ADESÃO AO CONTRATO DE PRESTAÇÃO DE SERVIÇOS DE COMUNICAÇÃO MULTIMIDIA</w:t>
      </w:r>
      <w:r w:rsidR="00264049" w:rsidRPr="0069705C">
        <w:rPr>
          <w:rFonts w:ascii="Arial" w:hAnsi="Arial" w:cs="Arial"/>
          <w:b/>
          <w:sz w:val="20"/>
          <w:szCs w:val="20"/>
        </w:rPr>
        <w:t xml:space="preserve"> e</w:t>
      </w:r>
      <w:r w:rsidR="0088556A">
        <w:rPr>
          <w:rFonts w:ascii="Arial" w:hAnsi="Arial" w:cs="Arial"/>
          <w:b/>
          <w:sz w:val="20"/>
          <w:szCs w:val="20"/>
        </w:rPr>
        <w:t xml:space="preserve"> </w:t>
      </w:r>
      <w:r w:rsidR="00FC2EB0">
        <w:rPr>
          <w:rFonts w:ascii="Arial" w:hAnsi="Arial" w:cs="Arial"/>
          <w:b/>
          <w:sz w:val="20"/>
          <w:szCs w:val="20"/>
        </w:rPr>
        <w:t>PROVIMENTO DE ACESSO À INTERNET</w:t>
      </w:r>
      <w:r w:rsidR="001B3CA5" w:rsidRPr="0069705C">
        <w:rPr>
          <w:rFonts w:ascii="Arial" w:hAnsi="Arial" w:cs="Arial"/>
          <w:b/>
          <w:sz w:val="20"/>
          <w:szCs w:val="20"/>
        </w:rPr>
        <w:t>.</w:t>
      </w:r>
    </w:p>
    <w:p w14:paraId="36B6E05F" w14:textId="77777777" w:rsidR="00BD1AA2" w:rsidRPr="0069705C" w:rsidRDefault="00BD1AA2" w:rsidP="0069705C">
      <w:pPr>
        <w:jc w:val="center"/>
        <w:rPr>
          <w:rFonts w:ascii="Arial" w:hAnsi="Arial" w:cs="Arial"/>
          <w:b/>
          <w:sz w:val="20"/>
          <w:szCs w:val="20"/>
        </w:rPr>
      </w:pPr>
    </w:p>
    <w:p w14:paraId="20CA5FBA" w14:textId="77777777" w:rsidR="003B35CA" w:rsidRPr="00EE2199" w:rsidRDefault="003B35CA" w:rsidP="0069705C">
      <w:pPr>
        <w:jc w:val="both"/>
        <w:rPr>
          <w:rFonts w:ascii="Arial" w:hAnsi="Arial" w:cs="Arial"/>
          <w:sz w:val="20"/>
          <w:szCs w:val="20"/>
        </w:rPr>
      </w:pPr>
    </w:p>
    <w:p w14:paraId="0EC7136D" w14:textId="6B73C9CA" w:rsidR="00414C8C" w:rsidRPr="00EE2199" w:rsidRDefault="00414C8C" w:rsidP="00414C8C">
      <w:pPr>
        <w:jc w:val="both"/>
        <w:rPr>
          <w:b/>
          <w:sz w:val="20"/>
          <w:szCs w:val="20"/>
        </w:rPr>
      </w:pPr>
      <w:r w:rsidRPr="00EE2199">
        <w:rPr>
          <w:sz w:val="20"/>
          <w:szCs w:val="20"/>
        </w:rPr>
        <w:t xml:space="preserve">Por este instrumento particular, o </w:t>
      </w:r>
      <w:r w:rsidRPr="00EE2199">
        <w:rPr>
          <w:b/>
          <w:sz w:val="20"/>
          <w:szCs w:val="20"/>
        </w:rPr>
        <w:t>ASSINANTE</w:t>
      </w:r>
      <w:r w:rsidRPr="00EE2199">
        <w:rPr>
          <w:sz w:val="20"/>
          <w:szCs w:val="20"/>
        </w:rPr>
        <w:t xml:space="preserve"> abaixo qualificado contrata e adere ao Serviço da </w:t>
      </w:r>
      <w:r w:rsidR="00FC2EB0">
        <w:rPr>
          <w:b/>
          <w:sz w:val="20"/>
          <w:szCs w:val="20"/>
        </w:rPr>
        <w:t>ZC NET</w:t>
      </w:r>
      <w:r w:rsidR="000764BB" w:rsidRPr="00EE2199">
        <w:rPr>
          <w:sz w:val="20"/>
          <w:szCs w:val="20"/>
        </w:rPr>
        <w:t xml:space="preserve">, pessoa jurídica de direito privado, inscrita no CNPJ sob o </w:t>
      </w:r>
      <w:r w:rsidR="000764BB" w:rsidRPr="00EE2199">
        <w:rPr>
          <w:rStyle w:val="apple-converted-space"/>
          <w:sz w:val="20"/>
          <w:szCs w:val="20"/>
        </w:rPr>
        <w:t>nº.</w:t>
      </w:r>
      <w:r w:rsidR="00FC2EB0" w:rsidRPr="00FC2EB0">
        <w:rPr>
          <w:rStyle w:val="apple-converted-space"/>
          <w:sz w:val="20"/>
          <w:szCs w:val="20"/>
        </w:rPr>
        <w:t xml:space="preserve"> 27</w:t>
      </w:r>
      <w:r w:rsidR="00FC2EB0">
        <w:rPr>
          <w:rStyle w:val="apple-converted-space"/>
          <w:sz w:val="20"/>
          <w:szCs w:val="20"/>
        </w:rPr>
        <w:t>.</w:t>
      </w:r>
      <w:r w:rsidR="00FC2EB0" w:rsidRPr="00FC2EB0">
        <w:rPr>
          <w:rStyle w:val="apple-converted-space"/>
          <w:sz w:val="20"/>
          <w:szCs w:val="20"/>
        </w:rPr>
        <w:t>057</w:t>
      </w:r>
      <w:r w:rsidR="00FC2EB0">
        <w:rPr>
          <w:rStyle w:val="apple-converted-space"/>
          <w:sz w:val="20"/>
          <w:szCs w:val="20"/>
        </w:rPr>
        <w:t>.</w:t>
      </w:r>
      <w:r w:rsidR="00FC2EB0" w:rsidRPr="00FC2EB0">
        <w:rPr>
          <w:rStyle w:val="apple-converted-space"/>
          <w:sz w:val="20"/>
          <w:szCs w:val="20"/>
        </w:rPr>
        <w:t>361</w:t>
      </w:r>
      <w:r w:rsidR="00FC2EB0">
        <w:rPr>
          <w:rStyle w:val="apple-converted-space"/>
          <w:sz w:val="20"/>
          <w:szCs w:val="20"/>
        </w:rPr>
        <w:t>.</w:t>
      </w:r>
      <w:r w:rsidR="00FC2EB0" w:rsidRPr="00FC2EB0">
        <w:rPr>
          <w:rStyle w:val="apple-converted-space"/>
          <w:sz w:val="20"/>
          <w:szCs w:val="20"/>
        </w:rPr>
        <w:t>0001</w:t>
      </w:r>
      <w:r w:rsidR="00FC2EB0">
        <w:rPr>
          <w:rStyle w:val="apple-converted-space"/>
          <w:sz w:val="20"/>
          <w:szCs w:val="20"/>
        </w:rPr>
        <w:t>-</w:t>
      </w:r>
      <w:proofErr w:type="gramStart"/>
      <w:r w:rsidR="00FC2EB0" w:rsidRPr="00FC2EB0">
        <w:rPr>
          <w:rStyle w:val="apple-converted-space"/>
          <w:sz w:val="20"/>
          <w:szCs w:val="20"/>
        </w:rPr>
        <w:t>20</w:t>
      </w:r>
      <w:r w:rsidR="000764BB" w:rsidRPr="00EE2199">
        <w:rPr>
          <w:sz w:val="20"/>
          <w:szCs w:val="20"/>
        </w:rPr>
        <w:t xml:space="preserve"> </w:t>
      </w:r>
      <w:r w:rsidR="000764BB" w:rsidRPr="00EE2199">
        <w:rPr>
          <w:color w:val="000000"/>
          <w:sz w:val="20"/>
          <w:szCs w:val="20"/>
        </w:rPr>
        <w:t>,</w:t>
      </w:r>
      <w:proofErr w:type="gramEnd"/>
      <w:r w:rsidR="000764BB" w:rsidRPr="00EE2199">
        <w:rPr>
          <w:color w:val="000000"/>
          <w:sz w:val="20"/>
          <w:szCs w:val="20"/>
        </w:rPr>
        <w:t xml:space="preserve"> </w:t>
      </w:r>
      <w:r w:rsidR="000764BB" w:rsidRPr="00EE2199">
        <w:rPr>
          <w:sz w:val="20"/>
          <w:szCs w:val="20"/>
        </w:rPr>
        <w:t xml:space="preserve">com sede na </w:t>
      </w:r>
      <w:r w:rsidR="00FC2EB0">
        <w:rPr>
          <w:sz w:val="20"/>
          <w:szCs w:val="20"/>
        </w:rPr>
        <w:t xml:space="preserve">Fazenda </w:t>
      </w:r>
      <w:proofErr w:type="spellStart"/>
      <w:r w:rsidR="00FC2EB0">
        <w:rPr>
          <w:sz w:val="20"/>
          <w:szCs w:val="20"/>
        </w:rPr>
        <w:t>Pilar</w:t>
      </w:r>
      <w:r w:rsidR="000764BB" w:rsidRPr="00EE2199">
        <w:rPr>
          <w:sz w:val="20"/>
          <w:szCs w:val="20"/>
        </w:rPr>
        <w:t>,</w:t>
      </w:r>
      <w:r w:rsidR="00FC2EB0">
        <w:rPr>
          <w:sz w:val="20"/>
          <w:szCs w:val="20"/>
        </w:rPr>
        <w:t>s</w:t>
      </w:r>
      <w:proofErr w:type="spellEnd"/>
      <w:r w:rsidR="00FC2EB0">
        <w:rPr>
          <w:sz w:val="20"/>
          <w:szCs w:val="20"/>
        </w:rPr>
        <w:t>/n, Zona Rural, São Felix/BA</w:t>
      </w:r>
      <w:r w:rsidR="000764BB" w:rsidRPr="00EE2199">
        <w:rPr>
          <w:sz w:val="20"/>
          <w:szCs w:val="20"/>
        </w:rPr>
        <w:t xml:space="preserve">, </w:t>
      </w:r>
      <w:r w:rsidR="000764BB" w:rsidRPr="00EE2199">
        <w:rPr>
          <w:rStyle w:val="apple-converted-space"/>
          <w:sz w:val="20"/>
          <w:szCs w:val="20"/>
        </w:rPr>
        <w:t xml:space="preserve">devidamente credenciada pela Agência Nacional de Telecomunicações – </w:t>
      </w:r>
      <w:proofErr w:type="spellStart"/>
      <w:r w:rsidR="000764BB" w:rsidRPr="00EE2199">
        <w:rPr>
          <w:rStyle w:val="apple-converted-space"/>
          <w:sz w:val="20"/>
          <w:szCs w:val="20"/>
        </w:rPr>
        <w:t>ANATEL,</w:t>
      </w:r>
      <w:r w:rsidRPr="00EE2199">
        <w:rPr>
          <w:sz w:val="20"/>
          <w:szCs w:val="20"/>
        </w:rPr>
        <w:t>doravante</w:t>
      </w:r>
      <w:proofErr w:type="spellEnd"/>
      <w:r w:rsidRPr="00EE2199">
        <w:rPr>
          <w:sz w:val="20"/>
          <w:szCs w:val="20"/>
        </w:rPr>
        <w:t xml:space="preserve"> denominada</w:t>
      </w:r>
      <w:r w:rsidR="0088556A" w:rsidRPr="00EE2199">
        <w:rPr>
          <w:sz w:val="20"/>
          <w:szCs w:val="20"/>
        </w:rPr>
        <w:t xml:space="preserve"> </w:t>
      </w:r>
      <w:r w:rsidRPr="00EE2199">
        <w:rPr>
          <w:b/>
          <w:sz w:val="20"/>
          <w:szCs w:val="20"/>
        </w:rPr>
        <w:t xml:space="preserve">PRESTADORA. </w:t>
      </w:r>
    </w:p>
    <w:p w14:paraId="06410090" w14:textId="77777777" w:rsidR="00617DD8" w:rsidRPr="00EE2199" w:rsidRDefault="00617DD8" w:rsidP="0069705C">
      <w:pPr>
        <w:jc w:val="both"/>
        <w:rPr>
          <w:sz w:val="20"/>
          <w:szCs w:val="20"/>
        </w:rPr>
      </w:pPr>
    </w:p>
    <w:tbl>
      <w:tblPr>
        <w:tblW w:w="99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8"/>
      </w:tblGrid>
      <w:tr w:rsidR="008101F7" w:rsidRPr="00EE2199" w14:paraId="71BF12BC" w14:textId="77777777" w:rsidTr="00D411ED">
        <w:trPr>
          <w:trHeight w:val="270"/>
        </w:trPr>
        <w:tc>
          <w:tcPr>
            <w:tcW w:w="9928" w:type="dxa"/>
          </w:tcPr>
          <w:p w14:paraId="06BF3E20" w14:textId="484D424B" w:rsidR="008101F7" w:rsidRPr="00EE2199" w:rsidRDefault="00257956" w:rsidP="0069705C">
            <w:pPr>
              <w:jc w:val="both"/>
              <w:rPr>
                <w:b/>
                <w:sz w:val="20"/>
                <w:szCs w:val="20"/>
              </w:rPr>
            </w:pPr>
            <w:r w:rsidRPr="00EE2199">
              <w:rPr>
                <w:b/>
                <w:sz w:val="20"/>
                <w:szCs w:val="20"/>
              </w:rPr>
              <w:t>IDENTIFICAÇÃO</w:t>
            </w:r>
            <w:r w:rsidR="008101F7" w:rsidRPr="00EE2199">
              <w:rPr>
                <w:b/>
                <w:sz w:val="20"/>
                <w:szCs w:val="20"/>
              </w:rPr>
              <w:t xml:space="preserve"> DO ASSINANTE</w:t>
            </w:r>
          </w:p>
        </w:tc>
      </w:tr>
      <w:tr w:rsidR="008101F7" w:rsidRPr="00EE2199" w14:paraId="62090863" w14:textId="77777777" w:rsidTr="00D411ED">
        <w:trPr>
          <w:trHeight w:val="270"/>
        </w:trPr>
        <w:tc>
          <w:tcPr>
            <w:tcW w:w="9928" w:type="dxa"/>
          </w:tcPr>
          <w:p w14:paraId="4A3EB094" w14:textId="77777777" w:rsidR="008101F7" w:rsidRPr="00EE2199" w:rsidRDefault="008101F7" w:rsidP="0069705C">
            <w:pPr>
              <w:jc w:val="both"/>
              <w:rPr>
                <w:sz w:val="20"/>
                <w:szCs w:val="20"/>
              </w:rPr>
            </w:pPr>
            <w:r w:rsidRPr="00EE2199">
              <w:rPr>
                <w:sz w:val="20"/>
                <w:szCs w:val="20"/>
              </w:rPr>
              <w:t xml:space="preserve">Nome: </w:t>
            </w:r>
          </w:p>
        </w:tc>
      </w:tr>
      <w:tr w:rsidR="008101F7" w:rsidRPr="00EE2199" w14:paraId="2EEE0C15" w14:textId="77777777" w:rsidTr="00D411ED">
        <w:trPr>
          <w:trHeight w:val="252"/>
        </w:trPr>
        <w:tc>
          <w:tcPr>
            <w:tcW w:w="9928" w:type="dxa"/>
          </w:tcPr>
          <w:p w14:paraId="0F93AA04" w14:textId="77777777" w:rsidR="008101F7" w:rsidRPr="00EE2199" w:rsidRDefault="008101F7" w:rsidP="0069705C">
            <w:pPr>
              <w:jc w:val="both"/>
              <w:rPr>
                <w:sz w:val="20"/>
                <w:szCs w:val="20"/>
              </w:rPr>
            </w:pPr>
            <w:r w:rsidRPr="00EE2199">
              <w:rPr>
                <w:sz w:val="20"/>
                <w:szCs w:val="20"/>
              </w:rPr>
              <w:t xml:space="preserve">Data de Nascimento:                                             Naturalidade:                                       </w:t>
            </w:r>
          </w:p>
        </w:tc>
      </w:tr>
      <w:tr w:rsidR="008101F7" w:rsidRPr="00EE2199" w14:paraId="5AE243E5" w14:textId="77777777" w:rsidTr="00D411ED">
        <w:trPr>
          <w:trHeight w:val="270"/>
        </w:trPr>
        <w:tc>
          <w:tcPr>
            <w:tcW w:w="9928" w:type="dxa"/>
          </w:tcPr>
          <w:p w14:paraId="7D52570B" w14:textId="3ACE02C2" w:rsidR="008101F7" w:rsidRPr="00EE2199" w:rsidRDefault="008101F7" w:rsidP="0069705C">
            <w:pPr>
              <w:jc w:val="both"/>
              <w:rPr>
                <w:sz w:val="20"/>
                <w:szCs w:val="20"/>
              </w:rPr>
            </w:pPr>
            <w:r w:rsidRPr="00EE2199">
              <w:rPr>
                <w:sz w:val="20"/>
                <w:szCs w:val="20"/>
              </w:rPr>
              <w:t xml:space="preserve">CPF/CNPJ:                                      </w:t>
            </w:r>
            <w:r w:rsidR="00257956" w:rsidRPr="00EE2199">
              <w:rPr>
                <w:sz w:val="20"/>
                <w:szCs w:val="20"/>
              </w:rPr>
              <w:t xml:space="preserve">                     </w:t>
            </w:r>
            <w:r w:rsidRPr="00EE2199">
              <w:rPr>
                <w:sz w:val="20"/>
                <w:szCs w:val="20"/>
              </w:rPr>
              <w:t xml:space="preserve"> </w:t>
            </w:r>
            <w:r w:rsidR="00257956" w:rsidRPr="00EE2199">
              <w:rPr>
                <w:sz w:val="20"/>
                <w:szCs w:val="20"/>
              </w:rPr>
              <w:t xml:space="preserve">RG/ID:                                    </w:t>
            </w:r>
          </w:p>
        </w:tc>
      </w:tr>
      <w:tr w:rsidR="008101F7" w:rsidRPr="00EE2199" w14:paraId="5511A7D2" w14:textId="77777777" w:rsidTr="00D411ED">
        <w:trPr>
          <w:trHeight w:val="252"/>
        </w:trPr>
        <w:tc>
          <w:tcPr>
            <w:tcW w:w="9928" w:type="dxa"/>
          </w:tcPr>
          <w:p w14:paraId="65930AC9" w14:textId="77777777" w:rsidR="008101F7" w:rsidRPr="00EE2199" w:rsidRDefault="008101F7" w:rsidP="0069705C">
            <w:pPr>
              <w:jc w:val="both"/>
              <w:rPr>
                <w:sz w:val="20"/>
                <w:szCs w:val="20"/>
              </w:rPr>
            </w:pPr>
            <w:r w:rsidRPr="00EE2199">
              <w:rPr>
                <w:sz w:val="20"/>
                <w:szCs w:val="20"/>
              </w:rPr>
              <w:t xml:space="preserve">Pai:                                       </w:t>
            </w:r>
          </w:p>
        </w:tc>
      </w:tr>
      <w:tr w:rsidR="008101F7" w:rsidRPr="00EE2199" w14:paraId="7BB51EB1" w14:textId="77777777" w:rsidTr="00D411ED">
        <w:trPr>
          <w:trHeight w:val="270"/>
        </w:trPr>
        <w:tc>
          <w:tcPr>
            <w:tcW w:w="9928" w:type="dxa"/>
          </w:tcPr>
          <w:p w14:paraId="21600539" w14:textId="77777777" w:rsidR="008101F7" w:rsidRPr="00EE2199" w:rsidRDefault="008101F7" w:rsidP="0069705C">
            <w:pPr>
              <w:jc w:val="both"/>
              <w:rPr>
                <w:sz w:val="20"/>
                <w:szCs w:val="20"/>
              </w:rPr>
            </w:pPr>
            <w:r w:rsidRPr="00EE2199">
              <w:rPr>
                <w:sz w:val="20"/>
                <w:szCs w:val="20"/>
              </w:rPr>
              <w:t xml:space="preserve">Mãe: </w:t>
            </w:r>
          </w:p>
        </w:tc>
      </w:tr>
      <w:tr w:rsidR="008101F7" w:rsidRPr="00EE2199" w14:paraId="0D33CB39" w14:textId="77777777" w:rsidTr="00D411ED">
        <w:trPr>
          <w:trHeight w:val="270"/>
        </w:trPr>
        <w:tc>
          <w:tcPr>
            <w:tcW w:w="9928" w:type="dxa"/>
          </w:tcPr>
          <w:p w14:paraId="6E6754F9" w14:textId="49533902" w:rsidR="008101F7" w:rsidRPr="00EE2199" w:rsidRDefault="008101F7" w:rsidP="0069705C">
            <w:pPr>
              <w:jc w:val="both"/>
              <w:rPr>
                <w:sz w:val="20"/>
                <w:szCs w:val="20"/>
              </w:rPr>
            </w:pPr>
            <w:r w:rsidRPr="00EE2199">
              <w:rPr>
                <w:sz w:val="20"/>
                <w:szCs w:val="20"/>
              </w:rPr>
              <w:t xml:space="preserve">Endereço:                                                               n° </w:t>
            </w:r>
          </w:p>
        </w:tc>
      </w:tr>
      <w:tr w:rsidR="008101F7" w:rsidRPr="00EE2199" w14:paraId="27F90C37" w14:textId="77777777" w:rsidTr="00D411ED">
        <w:trPr>
          <w:trHeight w:val="252"/>
        </w:trPr>
        <w:tc>
          <w:tcPr>
            <w:tcW w:w="9928" w:type="dxa"/>
          </w:tcPr>
          <w:p w14:paraId="1707F970" w14:textId="77777777" w:rsidR="008101F7" w:rsidRPr="00EE2199" w:rsidRDefault="008101F7" w:rsidP="0069705C">
            <w:pPr>
              <w:jc w:val="both"/>
              <w:rPr>
                <w:sz w:val="20"/>
                <w:szCs w:val="20"/>
              </w:rPr>
            </w:pPr>
            <w:r w:rsidRPr="00EE2199">
              <w:rPr>
                <w:sz w:val="20"/>
                <w:szCs w:val="20"/>
              </w:rPr>
              <w:t xml:space="preserve">Bairro:  </w:t>
            </w:r>
          </w:p>
        </w:tc>
      </w:tr>
      <w:tr w:rsidR="008101F7" w:rsidRPr="00EE2199" w14:paraId="43F73B61" w14:textId="77777777" w:rsidTr="00D411ED">
        <w:trPr>
          <w:trHeight w:val="270"/>
        </w:trPr>
        <w:tc>
          <w:tcPr>
            <w:tcW w:w="9928" w:type="dxa"/>
          </w:tcPr>
          <w:p w14:paraId="18565B3F" w14:textId="66E4096A" w:rsidR="008101F7" w:rsidRPr="00EE2199" w:rsidRDefault="008101F7" w:rsidP="0069705C">
            <w:pPr>
              <w:jc w:val="both"/>
              <w:rPr>
                <w:sz w:val="20"/>
                <w:szCs w:val="20"/>
              </w:rPr>
            </w:pPr>
            <w:r w:rsidRPr="00EE2199">
              <w:rPr>
                <w:sz w:val="20"/>
                <w:szCs w:val="20"/>
              </w:rPr>
              <w:t xml:space="preserve">Cidade:                                                                  Estado:               </w:t>
            </w:r>
            <w:r w:rsidR="00257956" w:rsidRPr="00EE2199">
              <w:rPr>
                <w:sz w:val="20"/>
                <w:szCs w:val="20"/>
              </w:rPr>
              <w:t xml:space="preserve">                   CEP: </w:t>
            </w:r>
            <w:r w:rsidRPr="00EE2199">
              <w:rPr>
                <w:sz w:val="20"/>
                <w:szCs w:val="20"/>
              </w:rPr>
              <w:t xml:space="preserve">           </w:t>
            </w:r>
          </w:p>
        </w:tc>
      </w:tr>
      <w:tr w:rsidR="008101F7" w:rsidRPr="00EE2199" w14:paraId="2A29AD2F" w14:textId="77777777" w:rsidTr="00D411ED">
        <w:trPr>
          <w:trHeight w:val="270"/>
        </w:trPr>
        <w:tc>
          <w:tcPr>
            <w:tcW w:w="9928" w:type="dxa"/>
          </w:tcPr>
          <w:p w14:paraId="5CAE6A1C" w14:textId="17643C86" w:rsidR="008101F7" w:rsidRPr="00EE2199" w:rsidRDefault="00257956" w:rsidP="0069705C">
            <w:pPr>
              <w:jc w:val="both"/>
              <w:rPr>
                <w:sz w:val="20"/>
                <w:szCs w:val="20"/>
              </w:rPr>
            </w:pPr>
            <w:r w:rsidRPr="00EE2199">
              <w:rPr>
                <w:sz w:val="20"/>
                <w:szCs w:val="20"/>
              </w:rPr>
              <w:t>Celular WhatsApp</w:t>
            </w:r>
            <w:r w:rsidR="008101F7" w:rsidRPr="00EE2199">
              <w:rPr>
                <w:sz w:val="20"/>
                <w:szCs w:val="20"/>
              </w:rPr>
              <w:t xml:space="preserve">:                                                </w:t>
            </w:r>
            <w:r w:rsidRPr="00EE2199">
              <w:rPr>
                <w:sz w:val="20"/>
                <w:szCs w:val="20"/>
              </w:rPr>
              <w:t>Ligação</w:t>
            </w:r>
            <w:r w:rsidR="008101F7" w:rsidRPr="00EE2199">
              <w:rPr>
                <w:sz w:val="20"/>
                <w:szCs w:val="20"/>
              </w:rPr>
              <w:t xml:space="preserve"> Celular:                                      </w:t>
            </w:r>
          </w:p>
        </w:tc>
      </w:tr>
      <w:tr w:rsidR="008101F7" w:rsidRPr="00EE2199" w14:paraId="53F656BF" w14:textId="77777777" w:rsidTr="00D411ED">
        <w:trPr>
          <w:trHeight w:val="270"/>
        </w:trPr>
        <w:tc>
          <w:tcPr>
            <w:tcW w:w="9928" w:type="dxa"/>
          </w:tcPr>
          <w:p w14:paraId="1BE5A4F7" w14:textId="77777777" w:rsidR="008101F7" w:rsidRPr="00EE2199" w:rsidRDefault="008101F7" w:rsidP="0069705C">
            <w:pPr>
              <w:jc w:val="both"/>
              <w:rPr>
                <w:sz w:val="20"/>
                <w:szCs w:val="20"/>
              </w:rPr>
            </w:pPr>
            <w:r w:rsidRPr="00EE2199">
              <w:rPr>
                <w:sz w:val="20"/>
                <w:szCs w:val="20"/>
              </w:rPr>
              <w:t xml:space="preserve">E-mail: </w:t>
            </w:r>
          </w:p>
        </w:tc>
      </w:tr>
    </w:tbl>
    <w:p w14:paraId="2C6AAE03" w14:textId="77777777" w:rsidR="003B35CA" w:rsidRPr="00EE2199" w:rsidRDefault="003B35CA" w:rsidP="0069705C">
      <w:pPr>
        <w:jc w:val="both"/>
        <w:rPr>
          <w:rFonts w:ascii="Arial" w:hAnsi="Arial" w:cs="Arial"/>
          <w:sz w:val="20"/>
          <w:szCs w:val="20"/>
        </w:rPr>
      </w:pPr>
    </w:p>
    <w:p w14:paraId="13A26DA7" w14:textId="0A10DC87" w:rsidR="00A94D91" w:rsidRPr="00EE2199" w:rsidRDefault="00A94D91" w:rsidP="0069705C">
      <w:pPr>
        <w:jc w:val="both"/>
        <w:rPr>
          <w:sz w:val="20"/>
          <w:szCs w:val="20"/>
        </w:rPr>
      </w:pPr>
      <w:r w:rsidRPr="00EE2199">
        <w:rPr>
          <w:sz w:val="20"/>
          <w:szCs w:val="20"/>
        </w:rPr>
        <w:t xml:space="preserve">O </w:t>
      </w:r>
      <w:r w:rsidR="00E0645F" w:rsidRPr="00EE2199">
        <w:rPr>
          <w:sz w:val="20"/>
          <w:szCs w:val="20"/>
        </w:rPr>
        <w:t>p</w:t>
      </w:r>
      <w:r w:rsidRPr="00EE2199">
        <w:rPr>
          <w:sz w:val="20"/>
          <w:szCs w:val="20"/>
        </w:rPr>
        <w:t xml:space="preserve">resente </w:t>
      </w:r>
      <w:r w:rsidR="00E0645F" w:rsidRPr="00EE2199">
        <w:rPr>
          <w:sz w:val="20"/>
          <w:szCs w:val="20"/>
        </w:rPr>
        <w:t>termo</w:t>
      </w:r>
      <w:r w:rsidRPr="00EE2199">
        <w:rPr>
          <w:sz w:val="20"/>
          <w:szCs w:val="20"/>
        </w:rPr>
        <w:t xml:space="preserve"> é regulamentado pelo Código Brasileiro do Consumidor e pelos Regulamentos referentes aos Serviços d</w:t>
      </w:r>
      <w:r w:rsidR="00E0645F" w:rsidRPr="00EE2199">
        <w:rPr>
          <w:sz w:val="20"/>
          <w:szCs w:val="20"/>
        </w:rPr>
        <w:t>e Comunicação Multimídia (SCM)</w:t>
      </w:r>
      <w:r w:rsidR="00264049" w:rsidRPr="00EE2199">
        <w:rPr>
          <w:sz w:val="20"/>
          <w:szCs w:val="20"/>
        </w:rPr>
        <w:t xml:space="preserve"> e Serviço de Valor Adicionado (SVA)</w:t>
      </w:r>
      <w:r w:rsidR="00E0645F" w:rsidRPr="00EE2199">
        <w:rPr>
          <w:sz w:val="20"/>
          <w:szCs w:val="20"/>
        </w:rPr>
        <w:t xml:space="preserve">, no qual as </w:t>
      </w:r>
      <w:r w:rsidR="00CF5482" w:rsidRPr="00EE2199">
        <w:rPr>
          <w:sz w:val="20"/>
          <w:szCs w:val="20"/>
        </w:rPr>
        <w:t>opções abaixo determinadas</w:t>
      </w:r>
      <w:r w:rsidR="00E0645F" w:rsidRPr="00EE2199">
        <w:rPr>
          <w:sz w:val="20"/>
          <w:szCs w:val="20"/>
        </w:rPr>
        <w:t xml:space="preserve"> são de responsabilidade do</w:t>
      </w:r>
      <w:r w:rsidR="00E0645F" w:rsidRPr="00EE2199">
        <w:rPr>
          <w:b/>
          <w:sz w:val="20"/>
          <w:szCs w:val="20"/>
        </w:rPr>
        <w:t xml:space="preserve"> ASSINANTE.</w:t>
      </w:r>
    </w:p>
    <w:p w14:paraId="59555ADC" w14:textId="77777777" w:rsidR="00E0645F" w:rsidRPr="00EE2199" w:rsidRDefault="00E0645F" w:rsidP="0069705C">
      <w:pPr>
        <w:jc w:val="both"/>
        <w:rPr>
          <w:sz w:val="20"/>
          <w:szCs w:val="20"/>
        </w:rPr>
      </w:pPr>
    </w:p>
    <w:p w14:paraId="3A8B96CB" w14:textId="77777777" w:rsidR="00E0645F" w:rsidRPr="00EE2199" w:rsidRDefault="00E0645F" w:rsidP="0069705C">
      <w:pPr>
        <w:jc w:val="both"/>
        <w:rPr>
          <w:sz w:val="20"/>
          <w:szCs w:val="20"/>
          <w:shd w:val="clear" w:color="auto" w:fill="FFFFFF"/>
        </w:rPr>
      </w:pPr>
      <w:r w:rsidRPr="00EE2199">
        <w:rPr>
          <w:b/>
          <w:sz w:val="20"/>
          <w:szCs w:val="20"/>
          <w:shd w:val="clear" w:color="auto" w:fill="FFFFFF"/>
        </w:rPr>
        <w:t xml:space="preserve">Dados Técnicos e Comerciais do Plano </w:t>
      </w:r>
      <w:r w:rsidR="000B3D4F" w:rsidRPr="00EE2199">
        <w:rPr>
          <w:b/>
          <w:sz w:val="20"/>
          <w:szCs w:val="20"/>
          <w:shd w:val="clear" w:color="auto" w:fill="FFFFFF"/>
        </w:rPr>
        <w:t xml:space="preserve">de Acesso </w:t>
      </w:r>
      <w:r w:rsidRPr="00EE2199">
        <w:rPr>
          <w:b/>
          <w:sz w:val="20"/>
          <w:szCs w:val="20"/>
          <w:shd w:val="clear" w:color="auto" w:fill="FFFFFF"/>
        </w:rPr>
        <w:t>e Modalidade escolhida</w:t>
      </w:r>
      <w:r w:rsidRPr="00EE2199">
        <w:rPr>
          <w:sz w:val="20"/>
          <w:szCs w:val="20"/>
          <w:shd w:val="clear" w:color="auto" w:fill="FFFFFF"/>
        </w:rPr>
        <w:t>:</w:t>
      </w:r>
    </w:p>
    <w:p w14:paraId="1824C0AA" w14:textId="0BBA8BE7" w:rsidR="005E0C9A" w:rsidRPr="00EE2199" w:rsidRDefault="00E0645F" w:rsidP="00BD1AA2">
      <w:pPr>
        <w:pBdr>
          <w:top w:val="single" w:sz="4" w:space="1" w:color="auto"/>
          <w:left w:val="single" w:sz="4" w:space="0" w:color="auto"/>
          <w:bottom w:val="single" w:sz="4" w:space="1" w:color="auto"/>
          <w:right w:val="single" w:sz="4" w:space="4" w:color="auto"/>
          <w:between w:val="single" w:sz="4" w:space="1" w:color="auto"/>
          <w:bar w:val="single" w:sz="4" w:color="auto"/>
        </w:pBdr>
        <w:jc w:val="both"/>
        <w:rPr>
          <w:sz w:val="20"/>
          <w:szCs w:val="20"/>
        </w:rPr>
      </w:pPr>
      <w:r w:rsidRPr="00EE2199">
        <w:rPr>
          <w:sz w:val="20"/>
          <w:szCs w:val="20"/>
        </w:rPr>
        <w:t xml:space="preserve">Plano: </w:t>
      </w:r>
      <w:r w:rsidR="00901F04" w:rsidRPr="00EE2199">
        <w:rPr>
          <w:sz w:val="20"/>
          <w:szCs w:val="20"/>
        </w:rPr>
        <w:t>7</w:t>
      </w:r>
      <w:r w:rsidR="00F064D6" w:rsidRPr="00EE2199">
        <w:rPr>
          <w:sz w:val="20"/>
          <w:szCs w:val="20"/>
        </w:rPr>
        <w:t>0</w:t>
      </w:r>
      <w:r w:rsidR="006579C3" w:rsidRPr="00EE2199">
        <w:rPr>
          <w:sz w:val="20"/>
          <w:szCs w:val="20"/>
        </w:rPr>
        <w:t>MB</w:t>
      </w:r>
      <w:r w:rsidR="007335C1" w:rsidRPr="00EE2199">
        <w:rPr>
          <w:sz w:val="20"/>
          <w:szCs w:val="20"/>
        </w:rPr>
        <w:t xml:space="preserve"> </w:t>
      </w:r>
      <w:proofErr w:type="gramStart"/>
      <w:r w:rsidR="007335C1" w:rsidRPr="00EE2199">
        <w:rPr>
          <w:sz w:val="20"/>
          <w:szCs w:val="20"/>
        </w:rPr>
        <w:t>(  )</w:t>
      </w:r>
      <w:proofErr w:type="gramEnd"/>
      <w:r w:rsidR="007335C1" w:rsidRPr="00EE2199">
        <w:rPr>
          <w:sz w:val="20"/>
          <w:szCs w:val="20"/>
        </w:rPr>
        <w:t xml:space="preserve"> </w:t>
      </w:r>
      <w:r w:rsidR="00F064D6" w:rsidRPr="00EE2199">
        <w:rPr>
          <w:sz w:val="20"/>
          <w:szCs w:val="20"/>
        </w:rPr>
        <w:t>100</w:t>
      </w:r>
      <w:r w:rsidR="006579C3" w:rsidRPr="00EE2199">
        <w:rPr>
          <w:sz w:val="20"/>
          <w:szCs w:val="20"/>
        </w:rPr>
        <w:t>MB</w:t>
      </w:r>
      <w:r w:rsidR="007335C1" w:rsidRPr="00EE2199">
        <w:rPr>
          <w:sz w:val="20"/>
          <w:szCs w:val="20"/>
        </w:rPr>
        <w:t xml:space="preserve">(  ) </w:t>
      </w:r>
      <w:r w:rsidR="00F064D6" w:rsidRPr="00EE2199">
        <w:rPr>
          <w:sz w:val="20"/>
          <w:szCs w:val="20"/>
        </w:rPr>
        <w:t>300</w:t>
      </w:r>
      <w:r w:rsidR="006579C3" w:rsidRPr="00EE2199">
        <w:rPr>
          <w:sz w:val="20"/>
          <w:szCs w:val="20"/>
        </w:rPr>
        <w:t>MB</w:t>
      </w:r>
      <w:r w:rsidR="007335C1" w:rsidRPr="00EE2199">
        <w:rPr>
          <w:sz w:val="20"/>
          <w:szCs w:val="20"/>
        </w:rPr>
        <w:t xml:space="preserve"> (  ) </w:t>
      </w:r>
      <w:r w:rsidR="00F064D6" w:rsidRPr="00EE2199">
        <w:rPr>
          <w:sz w:val="20"/>
          <w:szCs w:val="20"/>
        </w:rPr>
        <w:t>600</w:t>
      </w:r>
      <w:r w:rsidR="006579C3" w:rsidRPr="00EE2199">
        <w:rPr>
          <w:sz w:val="20"/>
          <w:szCs w:val="20"/>
        </w:rPr>
        <w:t>MB</w:t>
      </w:r>
      <w:r w:rsidR="007335C1" w:rsidRPr="00EE2199">
        <w:rPr>
          <w:sz w:val="20"/>
          <w:szCs w:val="20"/>
        </w:rPr>
        <w:t xml:space="preserve">(  ) </w:t>
      </w:r>
      <w:r w:rsidR="00F064D6" w:rsidRPr="00EE2199">
        <w:rPr>
          <w:sz w:val="20"/>
          <w:szCs w:val="20"/>
        </w:rPr>
        <w:t>1G</w:t>
      </w:r>
      <w:r w:rsidR="006579C3" w:rsidRPr="00EE2199">
        <w:rPr>
          <w:sz w:val="20"/>
          <w:szCs w:val="20"/>
        </w:rPr>
        <w:t>MB</w:t>
      </w:r>
      <w:r w:rsidR="007335C1" w:rsidRPr="00EE2199">
        <w:rPr>
          <w:sz w:val="20"/>
          <w:szCs w:val="20"/>
        </w:rPr>
        <w:t xml:space="preserve">(  ) </w:t>
      </w:r>
    </w:p>
    <w:p w14:paraId="487415D9" w14:textId="455C7607" w:rsidR="001A6AA9" w:rsidRPr="00EE2199" w:rsidRDefault="001A6AA9" w:rsidP="001A6AA9">
      <w:pPr>
        <w:pBdr>
          <w:top w:val="single" w:sz="4" w:space="1" w:color="auto"/>
          <w:left w:val="single" w:sz="4" w:space="0" w:color="auto"/>
          <w:bottom w:val="single" w:sz="4" w:space="1" w:color="auto"/>
          <w:right w:val="single" w:sz="4" w:space="4" w:color="auto"/>
          <w:between w:val="single" w:sz="4" w:space="1" w:color="auto"/>
          <w:bar w:val="single" w:sz="4" w:color="auto"/>
        </w:pBdr>
        <w:jc w:val="both"/>
        <w:rPr>
          <w:sz w:val="20"/>
          <w:szCs w:val="20"/>
        </w:rPr>
      </w:pPr>
      <w:r w:rsidRPr="00EE2199">
        <w:rPr>
          <w:sz w:val="20"/>
          <w:szCs w:val="20"/>
        </w:rPr>
        <w:t>Prazo Contratual: indetermin</w:t>
      </w:r>
      <w:r w:rsidR="000E4DB4" w:rsidRPr="00EE2199">
        <w:rPr>
          <w:sz w:val="20"/>
          <w:szCs w:val="20"/>
        </w:rPr>
        <w:t>ado</w:t>
      </w:r>
    </w:p>
    <w:p w14:paraId="6C4886D7" w14:textId="1FB94BEF" w:rsidR="005E0C9A" w:rsidRPr="00EE2199" w:rsidRDefault="001A6AA9" w:rsidP="00BD1AA2">
      <w:pPr>
        <w:pBdr>
          <w:top w:val="single" w:sz="4" w:space="1" w:color="auto"/>
          <w:left w:val="single" w:sz="4" w:space="0" w:color="auto"/>
          <w:bottom w:val="single" w:sz="4" w:space="1" w:color="auto"/>
          <w:right w:val="single" w:sz="4" w:space="4" w:color="auto"/>
          <w:between w:val="single" w:sz="4" w:space="1" w:color="auto"/>
          <w:bar w:val="single" w:sz="4" w:color="auto"/>
        </w:pBdr>
        <w:jc w:val="both"/>
        <w:rPr>
          <w:sz w:val="20"/>
          <w:szCs w:val="20"/>
        </w:rPr>
      </w:pPr>
      <w:r w:rsidRPr="00EE2199">
        <w:rPr>
          <w:sz w:val="20"/>
          <w:szCs w:val="20"/>
        </w:rPr>
        <w:t xml:space="preserve">Equipamentos </w:t>
      </w:r>
      <w:r w:rsidRPr="00EE2199">
        <w:rPr>
          <w:b/>
          <w:bCs/>
          <w:sz w:val="20"/>
          <w:szCs w:val="20"/>
        </w:rPr>
        <w:t>ONU</w:t>
      </w:r>
      <w:r w:rsidR="00C1053E" w:rsidRPr="00EE2199">
        <w:rPr>
          <w:b/>
          <w:bCs/>
          <w:sz w:val="20"/>
          <w:szCs w:val="20"/>
        </w:rPr>
        <w:t>/ONT</w:t>
      </w:r>
      <w:r w:rsidR="000E4DB4" w:rsidRPr="00EE2199">
        <w:rPr>
          <w:sz w:val="20"/>
          <w:szCs w:val="20"/>
        </w:rPr>
        <w:t>:</w:t>
      </w:r>
      <w:r w:rsidRPr="00EE2199">
        <w:rPr>
          <w:sz w:val="20"/>
          <w:szCs w:val="20"/>
        </w:rPr>
        <w:t xml:space="preserve"> </w:t>
      </w:r>
      <w:r w:rsidR="000E4DB4" w:rsidRPr="00EE2199">
        <w:rPr>
          <w:sz w:val="20"/>
          <w:szCs w:val="20"/>
        </w:rPr>
        <w:t>Comodato da Contratada</w:t>
      </w:r>
      <w:r w:rsidR="006579C3" w:rsidRPr="00EE2199">
        <w:rPr>
          <w:sz w:val="20"/>
          <w:szCs w:val="20"/>
        </w:rPr>
        <w:t xml:space="preserve"> (x)</w:t>
      </w:r>
    </w:p>
    <w:p w14:paraId="06B11647" w14:textId="3F3C896D" w:rsidR="00011477" w:rsidRPr="00EE2199" w:rsidRDefault="000E4DB4" w:rsidP="00BD1AA2">
      <w:pPr>
        <w:pBdr>
          <w:top w:val="single" w:sz="4" w:space="1" w:color="auto"/>
          <w:left w:val="single" w:sz="4" w:space="0" w:color="auto"/>
          <w:bottom w:val="single" w:sz="4" w:space="1" w:color="auto"/>
          <w:right w:val="single" w:sz="4" w:space="4" w:color="auto"/>
          <w:between w:val="single" w:sz="4" w:space="1" w:color="auto"/>
          <w:bar w:val="single" w:sz="4" w:color="auto"/>
        </w:pBdr>
        <w:jc w:val="both"/>
        <w:rPr>
          <w:sz w:val="20"/>
          <w:szCs w:val="20"/>
        </w:rPr>
      </w:pPr>
      <w:r w:rsidRPr="00EE2199">
        <w:rPr>
          <w:sz w:val="20"/>
          <w:szCs w:val="20"/>
        </w:rPr>
        <w:t xml:space="preserve">Data de Vencimento: </w:t>
      </w:r>
      <w:proofErr w:type="gramStart"/>
      <w:r w:rsidRPr="00EE2199">
        <w:rPr>
          <w:sz w:val="20"/>
          <w:szCs w:val="20"/>
        </w:rPr>
        <w:t>(  )</w:t>
      </w:r>
      <w:proofErr w:type="gramEnd"/>
      <w:r w:rsidRPr="00EE2199">
        <w:rPr>
          <w:sz w:val="20"/>
          <w:szCs w:val="20"/>
        </w:rPr>
        <w:t>5 (  )10 (  )15 (  )20  (  )25 (  )30</w:t>
      </w:r>
    </w:p>
    <w:p w14:paraId="21A7C97D" w14:textId="77777777" w:rsidR="00E62A07" w:rsidRPr="00EE2199" w:rsidRDefault="00E62A07" w:rsidP="00BD1AA2">
      <w:pPr>
        <w:pBdr>
          <w:top w:val="single" w:sz="4" w:space="1" w:color="auto"/>
          <w:left w:val="single" w:sz="4" w:space="0" w:color="auto"/>
          <w:bottom w:val="single" w:sz="4" w:space="1" w:color="auto"/>
          <w:right w:val="single" w:sz="4" w:space="4" w:color="auto"/>
          <w:between w:val="single" w:sz="4" w:space="1" w:color="auto"/>
          <w:bar w:val="single" w:sz="4" w:color="auto"/>
        </w:pBdr>
        <w:jc w:val="both"/>
        <w:rPr>
          <w:sz w:val="20"/>
          <w:szCs w:val="20"/>
        </w:rPr>
      </w:pPr>
      <w:r w:rsidRPr="00EE2199">
        <w:rPr>
          <w:sz w:val="20"/>
          <w:szCs w:val="20"/>
        </w:rPr>
        <w:t xml:space="preserve">Autoriza o recebimento de mensagem publicitária em seu telefone móvel: </w:t>
      </w:r>
      <w:proofErr w:type="gramStart"/>
      <w:r w:rsidRPr="00EE2199">
        <w:rPr>
          <w:sz w:val="20"/>
          <w:szCs w:val="20"/>
        </w:rPr>
        <w:t>(  )</w:t>
      </w:r>
      <w:proofErr w:type="gramEnd"/>
      <w:r w:rsidRPr="00EE2199">
        <w:rPr>
          <w:sz w:val="20"/>
          <w:szCs w:val="20"/>
        </w:rPr>
        <w:t xml:space="preserve"> S (  ) N</w:t>
      </w:r>
    </w:p>
    <w:p w14:paraId="3CE97B61" w14:textId="5E34CEE3" w:rsidR="00BD1AA2" w:rsidRPr="00EE2199" w:rsidRDefault="00BD1AA2" w:rsidP="00BD1AA2">
      <w:pPr>
        <w:pBdr>
          <w:top w:val="single" w:sz="4" w:space="1" w:color="auto"/>
          <w:left w:val="single" w:sz="4" w:space="0" w:color="auto"/>
          <w:bottom w:val="single" w:sz="4" w:space="1" w:color="auto"/>
          <w:right w:val="single" w:sz="4" w:space="4" w:color="auto"/>
          <w:between w:val="single" w:sz="4" w:space="1" w:color="auto"/>
          <w:bar w:val="single" w:sz="4" w:color="auto"/>
        </w:pBdr>
        <w:jc w:val="both"/>
        <w:rPr>
          <w:sz w:val="20"/>
          <w:szCs w:val="20"/>
        </w:rPr>
      </w:pPr>
      <w:r w:rsidRPr="00EE2199">
        <w:rPr>
          <w:sz w:val="20"/>
          <w:szCs w:val="20"/>
        </w:rPr>
        <w:t xml:space="preserve">Autoriza que o documento de cobrança, correspondências e notificações sejam encaminhados por quaisquer meios eletrônicos indicados neste termo (e-mail, SMS, </w:t>
      </w:r>
      <w:r w:rsidR="00124258" w:rsidRPr="00EE2199">
        <w:rPr>
          <w:sz w:val="20"/>
          <w:szCs w:val="20"/>
        </w:rPr>
        <w:t>W</w:t>
      </w:r>
      <w:r w:rsidRPr="00EE2199">
        <w:rPr>
          <w:sz w:val="20"/>
          <w:szCs w:val="20"/>
        </w:rPr>
        <w:t>hats</w:t>
      </w:r>
      <w:r w:rsidR="000E4DB4" w:rsidRPr="00EE2199">
        <w:rPr>
          <w:sz w:val="20"/>
          <w:szCs w:val="20"/>
        </w:rPr>
        <w:t>A</w:t>
      </w:r>
      <w:r w:rsidRPr="00EE2199">
        <w:rPr>
          <w:sz w:val="20"/>
          <w:szCs w:val="20"/>
        </w:rPr>
        <w:t xml:space="preserve">pp, </w:t>
      </w:r>
      <w:r w:rsidR="000E4DB4" w:rsidRPr="00EE2199">
        <w:rPr>
          <w:sz w:val="20"/>
          <w:szCs w:val="20"/>
        </w:rPr>
        <w:t xml:space="preserve">Telegram, </w:t>
      </w:r>
      <w:r w:rsidRPr="00EE2199">
        <w:rPr>
          <w:sz w:val="20"/>
          <w:szCs w:val="20"/>
        </w:rPr>
        <w:t xml:space="preserve">dentre outros): (x) Sim </w:t>
      </w:r>
      <w:proofErr w:type="gramStart"/>
      <w:r w:rsidRPr="00EE2199">
        <w:rPr>
          <w:sz w:val="20"/>
          <w:szCs w:val="20"/>
        </w:rPr>
        <w:t>( )</w:t>
      </w:r>
      <w:proofErr w:type="gramEnd"/>
      <w:r w:rsidRPr="00EE2199">
        <w:rPr>
          <w:sz w:val="20"/>
          <w:szCs w:val="20"/>
        </w:rPr>
        <w:t xml:space="preserve"> Não</w:t>
      </w:r>
    </w:p>
    <w:p w14:paraId="7C8D7E2B" w14:textId="7B729B92" w:rsidR="00E62A07" w:rsidRPr="00EE2199" w:rsidRDefault="00E62A07" w:rsidP="00BD1AA2">
      <w:pPr>
        <w:pBdr>
          <w:top w:val="single" w:sz="4" w:space="1" w:color="auto"/>
          <w:left w:val="single" w:sz="4" w:space="0" w:color="auto"/>
          <w:bottom w:val="single" w:sz="4" w:space="1" w:color="auto"/>
          <w:right w:val="single" w:sz="4" w:space="4" w:color="auto"/>
          <w:between w:val="single" w:sz="4" w:space="1" w:color="auto"/>
          <w:bar w:val="single" w:sz="4" w:color="auto"/>
        </w:pBdr>
        <w:jc w:val="both"/>
        <w:rPr>
          <w:sz w:val="20"/>
          <w:szCs w:val="20"/>
        </w:rPr>
      </w:pPr>
      <w:r w:rsidRPr="00EE2199">
        <w:rPr>
          <w:sz w:val="20"/>
          <w:szCs w:val="20"/>
        </w:rPr>
        <w:t>Forma de Pagamento: (</w:t>
      </w:r>
      <w:r w:rsidR="000E4DB4" w:rsidRPr="00EE2199">
        <w:rPr>
          <w:sz w:val="20"/>
          <w:szCs w:val="20"/>
        </w:rPr>
        <w:t>X</w:t>
      </w:r>
      <w:r w:rsidRPr="00EE2199">
        <w:rPr>
          <w:sz w:val="20"/>
          <w:szCs w:val="20"/>
        </w:rPr>
        <w:t>)</w:t>
      </w:r>
      <w:r w:rsidR="00257956" w:rsidRPr="00EE2199">
        <w:rPr>
          <w:sz w:val="20"/>
          <w:szCs w:val="20"/>
        </w:rPr>
        <w:t xml:space="preserve"> </w:t>
      </w:r>
      <w:r w:rsidRPr="00EE2199">
        <w:rPr>
          <w:sz w:val="20"/>
          <w:szCs w:val="20"/>
        </w:rPr>
        <w:t xml:space="preserve">Boleto Bancário </w:t>
      </w:r>
    </w:p>
    <w:p w14:paraId="079CF757" w14:textId="6E6EB57A" w:rsidR="00761B67" w:rsidRPr="00EE2199" w:rsidRDefault="006B05D2" w:rsidP="00BD1AA2">
      <w:pPr>
        <w:pBdr>
          <w:top w:val="single" w:sz="4" w:space="1" w:color="auto"/>
          <w:left w:val="single" w:sz="4" w:space="0" w:color="auto"/>
          <w:bottom w:val="single" w:sz="4" w:space="1" w:color="auto"/>
          <w:right w:val="single" w:sz="4" w:space="4" w:color="auto"/>
          <w:between w:val="single" w:sz="4" w:space="1" w:color="auto"/>
          <w:bar w:val="single" w:sz="4" w:color="auto"/>
        </w:pBdr>
        <w:jc w:val="both"/>
        <w:rPr>
          <w:sz w:val="20"/>
          <w:szCs w:val="20"/>
        </w:rPr>
      </w:pPr>
      <w:r w:rsidRPr="00EE2199">
        <w:rPr>
          <w:sz w:val="20"/>
          <w:szCs w:val="20"/>
        </w:rPr>
        <w:t xml:space="preserve">Autorizo o fornecimento para terceiros dos meus dados cadastrais e/ou pessoais, inclusive as informações de consumo e registro de comportamento de Utilização/navegação, nos termos da lei em vigor. </w:t>
      </w:r>
      <w:proofErr w:type="gramStart"/>
      <w:r w:rsidRPr="00EE2199">
        <w:rPr>
          <w:sz w:val="20"/>
          <w:szCs w:val="20"/>
        </w:rPr>
        <w:t xml:space="preserve">(  </w:t>
      </w:r>
      <w:proofErr w:type="gramEnd"/>
      <w:r w:rsidRPr="00EE2199">
        <w:rPr>
          <w:sz w:val="20"/>
          <w:szCs w:val="20"/>
        </w:rPr>
        <w:t xml:space="preserve"> ) Sim (   ) Não.</w:t>
      </w:r>
    </w:p>
    <w:p w14:paraId="5B2E2B4F" w14:textId="77777777" w:rsidR="00BD1AA2" w:rsidRPr="00EE2199" w:rsidRDefault="00BD1AA2" w:rsidP="0069705C">
      <w:pPr>
        <w:jc w:val="both"/>
        <w:rPr>
          <w:sz w:val="20"/>
          <w:szCs w:val="20"/>
        </w:rPr>
      </w:pPr>
    </w:p>
    <w:p w14:paraId="01D8F1F9" w14:textId="0723713E" w:rsidR="00E62A07" w:rsidRPr="00EE2199" w:rsidRDefault="00E62A07" w:rsidP="0069705C">
      <w:pPr>
        <w:jc w:val="both"/>
        <w:rPr>
          <w:sz w:val="20"/>
          <w:szCs w:val="20"/>
        </w:rPr>
      </w:pPr>
      <w:r w:rsidRPr="00EE2199">
        <w:rPr>
          <w:sz w:val="20"/>
          <w:szCs w:val="20"/>
        </w:rPr>
        <w:t>O presente Termo de Adesão vigorará enquanto estiver vigente o Contrato de Prestação de Serviço de Comunicação Multimídia e Provimento de Acesso à Internet (SCM/SVA).</w:t>
      </w:r>
    </w:p>
    <w:p w14:paraId="226EC442" w14:textId="0E6BEED2" w:rsidR="00F064D6" w:rsidRPr="00F064D6" w:rsidDel="00E96EDF" w:rsidRDefault="00F064D6" w:rsidP="0069705C">
      <w:pPr>
        <w:jc w:val="both"/>
        <w:rPr>
          <w:del w:id="0" w:author="geek" w:date="2025-02-14T10:25:00Z"/>
        </w:rPr>
      </w:pPr>
    </w:p>
    <w:p w14:paraId="5DB5B5C5" w14:textId="1F0B2B59" w:rsidR="00F064D6" w:rsidRPr="00F064D6" w:rsidRDefault="00F064D6" w:rsidP="0069705C">
      <w:pPr>
        <w:jc w:val="both"/>
      </w:pPr>
    </w:p>
    <w:p w14:paraId="063E2A92" w14:textId="4758929F" w:rsidR="00F064D6" w:rsidDel="005629DA" w:rsidRDefault="005629DA" w:rsidP="005629DA">
      <w:pPr>
        <w:pStyle w:val="PargrafodaLista"/>
        <w:jc w:val="both"/>
        <w:rPr>
          <w:del w:id="1" w:author="geek" w:date="2025-02-14T10:24:00Z"/>
          <w:sz w:val="20"/>
        </w:rPr>
      </w:pPr>
      <w:r>
        <w:rPr>
          <w:sz w:val="20"/>
        </w:rPr>
        <w:t xml:space="preserve">1: </w:t>
      </w:r>
      <w:r w:rsidR="00F064D6" w:rsidRPr="0056031B">
        <w:rPr>
          <w:sz w:val="20"/>
        </w:rPr>
        <w:t xml:space="preserve">O </w:t>
      </w:r>
      <w:r w:rsidR="00F064D6" w:rsidRPr="0056031B">
        <w:rPr>
          <w:b/>
          <w:sz w:val="20"/>
        </w:rPr>
        <w:t>ASSINANTE</w:t>
      </w:r>
      <w:r w:rsidR="00F064D6" w:rsidRPr="0056031B">
        <w:rPr>
          <w:sz w:val="20"/>
        </w:rPr>
        <w:t xml:space="preserve"> está ciente que a </w:t>
      </w:r>
      <w:r w:rsidR="00F064D6" w:rsidRPr="0056031B">
        <w:rPr>
          <w:b/>
          <w:sz w:val="20"/>
        </w:rPr>
        <w:t>PRESTADORA</w:t>
      </w:r>
      <w:r w:rsidR="00F064D6" w:rsidRPr="0056031B">
        <w:rPr>
          <w:sz w:val="20"/>
        </w:rPr>
        <w:t xml:space="preserve"> fiscalizará a regular utilização dos serviços ora contratados, e a violação das normas, caso detectada pela </w:t>
      </w:r>
      <w:r w:rsidR="00F064D6" w:rsidRPr="0056031B">
        <w:rPr>
          <w:b/>
          <w:sz w:val="20"/>
        </w:rPr>
        <w:t>PRESTADORA</w:t>
      </w:r>
      <w:r w:rsidR="00F064D6" w:rsidRPr="0056031B">
        <w:rPr>
          <w:sz w:val="20"/>
        </w:rPr>
        <w:t xml:space="preserve">, implicará aplicação das sanções atinentes à espécie, conforme estipulado no Contrato de Prestação de Serviço de Comunicação Multimídia e Provimento de Acesso à Internet (SCM/SVA) aderido. </w:t>
      </w:r>
    </w:p>
    <w:p w14:paraId="06F2B011" w14:textId="77777777" w:rsidR="00E96EDF" w:rsidRPr="0056031B" w:rsidDel="0056031B" w:rsidRDefault="00E96EDF" w:rsidP="0056031B">
      <w:pPr>
        <w:rPr>
          <w:ins w:id="2" w:author="geek" w:date="2025-02-14T10:24:00Z"/>
          <w:del w:id="3" w:author="Windows" w:date="2025-02-21T14:14:00Z"/>
          <w:sz w:val="20"/>
        </w:rPr>
      </w:pPr>
    </w:p>
    <w:p w14:paraId="19F3DB3D" w14:textId="77777777" w:rsidR="00F064D6" w:rsidRPr="0056031B" w:rsidDel="00E96EDF" w:rsidRDefault="00F064D6" w:rsidP="0056031B">
      <w:pPr>
        <w:rPr>
          <w:del w:id="4" w:author="geek" w:date="2025-02-14T10:24:00Z"/>
          <w:sz w:val="20"/>
        </w:rPr>
      </w:pPr>
    </w:p>
    <w:p w14:paraId="3B2E6F7A" w14:textId="4777C249" w:rsidR="00F064D6" w:rsidDel="005629DA" w:rsidRDefault="005629DA" w:rsidP="005629DA">
      <w:pPr>
        <w:pStyle w:val="PargrafodaLista"/>
        <w:jc w:val="both"/>
        <w:rPr>
          <w:del w:id="5" w:author="geek" w:date="2025-02-14T10:24:00Z"/>
          <w:sz w:val="20"/>
        </w:rPr>
      </w:pPr>
      <w:r>
        <w:rPr>
          <w:sz w:val="20"/>
        </w:rPr>
        <w:t xml:space="preserve">2: </w:t>
      </w:r>
      <w:r w:rsidR="00F064D6" w:rsidRPr="002B15D6">
        <w:rPr>
          <w:sz w:val="20"/>
        </w:rPr>
        <w:t xml:space="preserve">O </w:t>
      </w:r>
      <w:r w:rsidR="00F064D6" w:rsidRPr="002B15D6">
        <w:rPr>
          <w:b/>
          <w:sz w:val="20"/>
        </w:rPr>
        <w:t>ASSINANTE</w:t>
      </w:r>
      <w:r w:rsidR="00F064D6" w:rsidRPr="002B15D6">
        <w:rPr>
          <w:sz w:val="20"/>
        </w:rPr>
        <w:t xml:space="preserve"> declara estar ciente, mesmo que a </w:t>
      </w:r>
      <w:r w:rsidR="00F064D6" w:rsidRPr="002B15D6">
        <w:rPr>
          <w:b/>
          <w:sz w:val="20"/>
        </w:rPr>
        <w:t>PRESTADORA</w:t>
      </w:r>
      <w:r w:rsidR="00F064D6" w:rsidRPr="002B15D6">
        <w:rPr>
          <w:sz w:val="20"/>
        </w:rPr>
        <w:t xml:space="preserve"> forneça todas as condições necessárias para a prestação de serviços (fornecimento de internet), os dispositivos do </w:t>
      </w:r>
      <w:r w:rsidR="00F064D6" w:rsidRPr="002B15D6">
        <w:rPr>
          <w:b/>
          <w:sz w:val="20"/>
        </w:rPr>
        <w:t>ASSINANTE</w:t>
      </w:r>
      <w:r w:rsidR="00F064D6" w:rsidRPr="002B15D6">
        <w:rPr>
          <w:sz w:val="20"/>
        </w:rPr>
        <w:t xml:space="preserve"> podem conter tecnologia inferior a velocidade ofertada pela </w:t>
      </w:r>
      <w:r w:rsidR="00F064D6" w:rsidRPr="002B15D6">
        <w:rPr>
          <w:b/>
          <w:sz w:val="20"/>
        </w:rPr>
        <w:t>PRESTADORA</w:t>
      </w:r>
      <w:r w:rsidR="00F064D6" w:rsidRPr="002B15D6">
        <w:rPr>
          <w:sz w:val="20"/>
        </w:rPr>
        <w:t xml:space="preserve">, a banda contratada não será integralmente usufruída pelo dispositivo utilizado pelo cliente para navegar. </w:t>
      </w:r>
    </w:p>
    <w:p w14:paraId="6CF93E0A" w14:textId="77777777" w:rsidR="00E96EDF" w:rsidRPr="0056031B" w:rsidDel="0056031B" w:rsidRDefault="00E96EDF" w:rsidP="0056031B">
      <w:pPr>
        <w:jc w:val="both"/>
        <w:rPr>
          <w:ins w:id="6" w:author="geek" w:date="2025-02-14T10:24:00Z"/>
          <w:del w:id="7" w:author="Windows" w:date="2025-02-21T14:14:00Z"/>
          <w:sz w:val="20"/>
        </w:rPr>
      </w:pPr>
    </w:p>
    <w:p w14:paraId="02A23729" w14:textId="53DBD37F" w:rsidR="00E96EDF" w:rsidRPr="0056031B" w:rsidRDefault="002B15D6" w:rsidP="001F64CF">
      <w:pPr>
        <w:ind w:left="709" w:hanging="142"/>
        <w:jc w:val="both"/>
        <w:rPr>
          <w:ins w:id="8" w:author="Windows" w:date="2025-02-21T13:52:00Z"/>
          <w:sz w:val="20"/>
        </w:rPr>
      </w:pPr>
      <w:r>
        <w:rPr>
          <w:sz w:val="20"/>
        </w:rPr>
        <w:t xml:space="preserve">  </w:t>
      </w:r>
      <w:r w:rsidR="0056031B">
        <w:rPr>
          <w:sz w:val="20"/>
        </w:rPr>
        <w:t>3</w:t>
      </w:r>
      <w:r>
        <w:rPr>
          <w:sz w:val="20"/>
        </w:rPr>
        <w:t xml:space="preserve">: </w:t>
      </w:r>
      <w:r w:rsidR="00F064D6" w:rsidRPr="0056031B">
        <w:rPr>
          <w:sz w:val="20"/>
        </w:rPr>
        <w:t xml:space="preserve">O </w:t>
      </w:r>
      <w:r w:rsidR="00F064D6" w:rsidRPr="0056031B">
        <w:rPr>
          <w:b/>
          <w:sz w:val="20"/>
        </w:rPr>
        <w:t>ASSINANTE</w:t>
      </w:r>
      <w:r w:rsidR="00F064D6" w:rsidRPr="0056031B">
        <w:rPr>
          <w:sz w:val="20"/>
        </w:rPr>
        <w:t xml:space="preserve"> declara estar ciente que nos planos de acesso que seja definida a velocidade de conexão, o seu valor será expresso em Kbps (</w:t>
      </w:r>
      <w:proofErr w:type="spellStart"/>
      <w:r w:rsidR="00F064D6" w:rsidRPr="0056031B">
        <w:rPr>
          <w:sz w:val="20"/>
        </w:rPr>
        <w:t>kilobits</w:t>
      </w:r>
      <w:proofErr w:type="spellEnd"/>
      <w:r w:rsidR="00F064D6" w:rsidRPr="0056031B">
        <w:rPr>
          <w:sz w:val="20"/>
        </w:rPr>
        <w:t xml:space="preserve"> por segundo), que caracterizará o máximo possível a ser obtido, alusiva, tão-somente, ao cômodo no qual serão instalados os equipamentos de acesso e, para aferição da velocidade, o equipamento deverá sempre ser ligado direto na ONU (roteador), via cabo, através de uma de suas portas LAN (REDE) e os demais dispositivos conectados nas portas LAN (REDE) ou no </w:t>
      </w:r>
      <w:proofErr w:type="spellStart"/>
      <w:r w:rsidR="00F064D6" w:rsidRPr="0056031B">
        <w:rPr>
          <w:sz w:val="20"/>
        </w:rPr>
        <w:t>Wifi</w:t>
      </w:r>
      <w:proofErr w:type="spellEnd"/>
      <w:r w:rsidR="00F064D6" w:rsidRPr="0056031B">
        <w:rPr>
          <w:sz w:val="20"/>
        </w:rPr>
        <w:t xml:space="preserve"> devem ser desconectados para a correta medição da velocidade.</w:t>
      </w:r>
      <w:r w:rsidR="00E96EDF" w:rsidRPr="0056031B">
        <w:rPr>
          <w:sz w:val="20"/>
        </w:rPr>
        <w:t xml:space="preserve"> </w:t>
      </w:r>
    </w:p>
    <w:p w14:paraId="69188773" w14:textId="77777777" w:rsidR="005629DA" w:rsidRPr="0056031B" w:rsidRDefault="005629DA" w:rsidP="001F64CF">
      <w:pPr>
        <w:ind w:left="709"/>
        <w:jc w:val="both"/>
        <w:rPr>
          <w:ins w:id="9" w:author="geek" w:date="2025-02-14T10:24:00Z"/>
          <w:sz w:val="20"/>
        </w:rPr>
      </w:pPr>
    </w:p>
    <w:p w14:paraId="1887D430" w14:textId="65F784F3" w:rsidR="00F064D6" w:rsidRPr="00F064D6" w:rsidDel="0056031B" w:rsidRDefault="001F64CF" w:rsidP="001F64CF">
      <w:pPr>
        <w:ind w:left="709" w:hanging="709"/>
        <w:jc w:val="both"/>
        <w:rPr>
          <w:del w:id="10" w:author="Windows" w:date="2025-02-21T14:17:00Z"/>
        </w:rPr>
      </w:pPr>
      <w:r>
        <w:rPr>
          <w:sz w:val="20"/>
        </w:rPr>
        <w:t xml:space="preserve">              </w:t>
      </w:r>
      <w:r w:rsidR="005629DA" w:rsidRPr="0056031B">
        <w:rPr>
          <w:sz w:val="20"/>
        </w:rPr>
        <w:t xml:space="preserve">4: </w:t>
      </w:r>
      <w:r w:rsidR="00E96EDF" w:rsidRPr="0056031B">
        <w:rPr>
          <w:sz w:val="20"/>
        </w:rPr>
        <w:t xml:space="preserve">A </w:t>
      </w:r>
      <w:r w:rsidR="00E96EDF" w:rsidRPr="0056031B">
        <w:rPr>
          <w:b/>
          <w:sz w:val="20"/>
        </w:rPr>
        <w:t>PRESTADORA</w:t>
      </w:r>
      <w:r w:rsidR="00E96EDF" w:rsidRPr="0056031B">
        <w:rPr>
          <w:sz w:val="20"/>
        </w:rPr>
        <w:t xml:space="preserve"> não garante prestação de suporte quando os equipamentos do </w:t>
      </w:r>
      <w:r w:rsidR="00E96EDF" w:rsidRPr="0056031B">
        <w:rPr>
          <w:b/>
          <w:sz w:val="20"/>
        </w:rPr>
        <w:t>ASSINANTE</w:t>
      </w:r>
      <w:r w:rsidR="00E96EDF" w:rsidRPr="0056031B">
        <w:rPr>
          <w:sz w:val="20"/>
        </w:rPr>
        <w:t xml:space="preserve"> não forem compatíveis ou conhecidos pela </w:t>
      </w:r>
      <w:r w:rsidR="00E96EDF" w:rsidRPr="0056031B">
        <w:rPr>
          <w:b/>
          <w:sz w:val="20"/>
        </w:rPr>
        <w:t>PRESTADORA,</w:t>
      </w:r>
      <w:r w:rsidR="00E96EDF" w:rsidRPr="0056031B">
        <w:rPr>
          <w:sz w:val="20"/>
        </w:rPr>
        <w:t xml:space="preserve"> assim como equipamentos e aplicativos de terceiros, ou não possuam os requisitos mínimos necessários para garantir o padrão de qualidade e o desempenho adequado do serviço prestado, tais como, velocidade e disponibilidade.</w:t>
      </w:r>
    </w:p>
    <w:p w14:paraId="2DE3EEE9" w14:textId="77777777" w:rsidR="00F064D6" w:rsidRPr="00F064D6" w:rsidRDefault="00F064D6" w:rsidP="00F064D6">
      <w:pPr>
        <w:jc w:val="both"/>
      </w:pPr>
    </w:p>
    <w:p w14:paraId="775C084E" w14:textId="4B81071D" w:rsidR="00621CBA" w:rsidRPr="002B15D6" w:rsidRDefault="00F064D6" w:rsidP="0056031B">
      <w:pPr>
        <w:pStyle w:val="NormalWeb"/>
        <w:ind w:left="142"/>
        <w:rPr>
          <w:sz w:val="20"/>
          <w:szCs w:val="20"/>
        </w:rPr>
      </w:pPr>
      <w:r w:rsidRPr="002B15D6">
        <w:rPr>
          <w:sz w:val="20"/>
          <w:szCs w:val="20"/>
        </w:rPr>
        <w:t>CONDIÇÕES DE DEGRADAÇÃO OU INTERRUPÇÃO DOS SERVIÇOS PRESTADOS: O</w:t>
      </w:r>
      <w:r w:rsidRPr="002B15D6">
        <w:rPr>
          <w:sz w:val="20"/>
        </w:rPr>
        <w:t xml:space="preserve"> </w:t>
      </w:r>
      <w:r w:rsidRPr="002B15D6">
        <w:rPr>
          <w:b/>
          <w:sz w:val="20"/>
        </w:rPr>
        <w:t>ASSINANTE</w:t>
      </w:r>
      <w:r w:rsidR="00621CBA" w:rsidRPr="00621CBA">
        <w:t xml:space="preserve"> </w:t>
      </w:r>
      <w:r w:rsidR="00621CBA" w:rsidRPr="002B15D6">
        <w:rPr>
          <w:sz w:val="20"/>
          <w:szCs w:val="20"/>
        </w:rPr>
        <w:t>O assinante tem ciência dos motivos que podem culminar na degradação dos serviços de comunicação multimídia (SCM) prestados, são eles:</w:t>
      </w:r>
    </w:p>
    <w:p w14:paraId="6F5245DA" w14:textId="3C8EE79D" w:rsidR="00F064D6" w:rsidRPr="00F064D6" w:rsidRDefault="00621CBA" w:rsidP="002B15D6">
      <w:pPr>
        <w:pStyle w:val="NormalWeb"/>
        <w:ind w:left="142"/>
      </w:pPr>
      <w:r w:rsidRPr="002B15D6">
        <w:rPr>
          <w:sz w:val="20"/>
          <w:szCs w:val="20"/>
        </w:rPr>
        <w:lastRenderedPageBreak/>
        <w:t>(a) Ações da natureza, tais como chuvas, descargas atmosféricas e outras que configurem força maior;</w:t>
      </w:r>
      <w:r w:rsidRPr="002B15D6">
        <w:rPr>
          <w:sz w:val="20"/>
          <w:szCs w:val="20"/>
        </w:rPr>
        <w:br/>
        <w:t>(b) Interferências prejudiciais provocadas por equipamentos de terceiros;</w:t>
      </w:r>
      <w:r w:rsidRPr="002B15D6">
        <w:rPr>
          <w:sz w:val="20"/>
          <w:szCs w:val="20"/>
        </w:rPr>
        <w:br/>
        <w:t>(c) Bloqueio da visada limpa;</w:t>
      </w:r>
      <w:r w:rsidRPr="002B15D6">
        <w:rPr>
          <w:sz w:val="20"/>
          <w:szCs w:val="20"/>
        </w:rPr>
        <w:br/>
        <w:t>(d) Casos fortuitos;</w:t>
      </w:r>
      <w:r w:rsidRPr="002B15D6">
        <w:rPr>
          <w:sz w:val="20"/>
          <w:szCs w:val="20"/>
        </w:rPr>
        <w:br/>
        <w:t>(e) Interrupção de energia elétrica;</w:t>
      </w:r>
      <w:r w:rsidRPr="002B15D6">
        <w:rPr>
          <w:sz w:val="20"/>
          <w:szCs w:val="20"/>
        </w:rPr>
        <w:br/>
        <w:t>(f) Falhas nos equipamentos e instalações;</w:t>
      </w:r>
      <w:r w:rsidRPr="002B15D6">
        <w:rPr>
          <w:sz w:val="20"/>
          <w:szCs w:val="20"/>
        </w:rPr>
        <w:br/>
        <w:t>(g) Rompimento parcial ou total dos meios de rede;</w:t>
      </w:r>
      <w:r w:rsidRPr="002B15D6">
        <w:rPr>
          <w:sz w:val="20"/>
          <w:szCs w:val="20"/>
        </w:rPr>
        <w:br/>
        <w:t>(h) Interrupções por ordem da Anatel, ordem judicial ou outra investida com poderes para tal;</w:t>
      </w:r>
      <w:r w:rsidRPr="002B15D6">
        <w:rPr>
          <w:sz w:val="20"/>
          <w:szCs w:val="20"/>
        </w:rPr>
        <w:br/>
        <w:t>(i) Bloqueios decorrentes de decisões judiciais;</w:t>
      </w:r>
      <w:r w:rsidRPr="002B15D6">
        <w:rPr>
          <w:sz w:val="20"/>
          <w:szCs w:val="20"/>
        </w:rPr>
        <w:br/>
        <w:t>(j) Interferências causadas por aplicativos ou softwares de terceiros;</w:t>
      </w:r>
      <w:r w:rsidRPr="002B15D6">
        <w:rPr>
          <w:sz w:val="20"/>
          <w:szCs w:val="20"/>
        </w:rPr>
        <w:br/>
        <w:t>(k) Outras previstas contratualmente.</w:t>
      </w:r>
    </w:p>
    <w:p w14:paraId="23E42818" w14:textId="77777777" w:rsidR="00D46931" w:rsidRPr="002B15D6" w:rsidRDefault="00F064D6" w:rsidP="0056031B">
      <w:pPr>
        <w:ind w:left="142"/>
        <w:jc w:val="both"/>
        <w:rPr>
          <w:ins w:id="11" w:author="Windows" w:date="2025-02-21T13:55:00Z"/>
          <w:sz w:val="20"/>
          <w:szCs w:val="20"/>
        </w:rPr>
      </w:pPr>
      <w:r w:rsidRPr="002B15D6">
        <w:rPr>
          <w:sz w:val="20"/>
          <w:szCs w:val="20"/>
        </w:rPr>
        <w:t xml:space="preserve">DECLARAÇÃO DE CONCORDÂNCIA: </w:t>
      </w:r>
    </w:p>
    <w:p w14:paraId="08050383" w14:textId="77777777" w:rsidR="005629DA" w:rsidRDefault="005629DA" w:rsidP="0056031B">
      <w:pPr>
        <w:ind w:left="142"/>
        <w:jc w:val="both"/>
        <w:rPr>
          <w:ins w:id="12" w:author="geek" w:date="2025-02-14T10:18:00Z"/>
        </w:rPr>
      </w:pPr>
    </w:p>
    <w:p w14:paraId="5526BA7D" w14:textId="49CD24B4" w:rsidR="00D46931" w:rsidRDefault="00F064D6" w:rsidP="002B15D6">
      <w:pPr>
        <w:ind w:left="142"/>
        <w:jc w:val="both"/>
        <w:rPr>
          <w:ins w:id="13" w:author="Windows" w:date="2025-02-21T13:55:00Z"/>
          <w:sz w:val="20"/>
          <w:szCs w:val="20"/>
        </w:rPr>
      </w:pPr>
      <w:r w:rsidRPr="002B15D6">
        <w:rPr>
          <w:sz w:val="20"/>
          <w:szCs w:val="20"/>
        </w:rPr>
        <w:t xml:space="preserve">Declaro, para os devidos fins, que são corretos os dados cadastrais e informações por mim prestadas neste instrumento. Declaro ainda que os documentos apresentados para formalização deste contrato e as cópias dos documentos entregues à CONTRATADA pertencem a minha pessoa, tendo ciência das sanções civis e criminais caso prestar declarações falsas, entregar documentos falsos e me passar por outrem. </w:t>
      </w:r>
    </w:p>
    <w:p w14:paraId="620CC72C" w14:textId="77777777" w:rsidR="005629DA" w:rsidRPr="002B15D6" w:rsidRDefault="005629DA" w:rsidP="002B15D6">
      <w:pPr>
        <w:ind w:left="142"/>
        <w:jc w:val="both"/>
        <w:rPr>
          <w:ins w:id="14" w:author="geek" w:date="2025-02-14T10:18:00Z"/>
          <w:sz w:val="20"/>
          <w:szCs w:val="20"/>
        </w:rPr>
      </w:pPr>
    </w:p>
    <w:p w14:paraId="424EA864" w14:textId="15577402" w:rsidR="00F064D6" w:rsidRPr="002B15D6" w:rsidRDefault="00F064D6" w:rsidP="002B15D6">
      <w:pPr>
        <w:ind w:left="142"/>
        <w:jc w:val="both"/>
        <w:rPr>
          <w:strike/>
          <w:sz w:val="20"/>
          <w:szCs w:val="20"/>
        </w:rPr>
      </w:pPr>
      <w:r w:rsidRPr="002B15D6">
        <w:rPr>
          <w:sz w:val="20"/>
          <w:szCs w:val="20"/>
        </w:rPr>
        <w:t>Declaro estar ciente que a assinatura deste instrumento representa expressa concordância aos termos e condições do CONTRATO DE PRESTAÇÃO DE SERVIÇOS DE COMUNICAÇÃO MULTIMÍDIA E PROVIMENTO DE ACESSO À INTERNET, que juntamente com esse TERMO DE ADESÃO formam um só instrumento de direito, tendo lido e entendido claramente as condições ajustadas para esta contratação</w:t>
      </w:r>
    </w:p>
    <w:p w14:paraId="4EE70D15" w14:textId="77777777" w:rsidR="00E5225C" w:rsidRPr="002B15D6" w:rsidRDefault="00E5225C" w:rsidP="002B15D6">
      <w:pPr>
        <w:pStyle w:val="NormalWeb"/>
        <w:ind w:left="142"/>
        <w:rPr>
          <w:sz w:val="20"/>
          <w:szCs w:val="20"/>
        </w:rPr>
      </w:pPr>
      <w:r w:rsidRPr="002B15D6">
        <w:rPr>
          <w:sz w:val="20"/>
          <w:szCs w:val="20"/>
        </w:rPr>
        <w:t>A adesão ao presente contrato implica na ciência e concordância do ASSINANTE quanto ao uso de seus dados pessoais (nome, CPF, RG, telefone e e-mail) pela PRESTADORA, condição essencial para a prestação dos serviços, nos termos do §3º do art. 9º da Lei 13.709/18. O mesmo se aplica ao endereço IP do ASSINANTE, em razão do cumprimento de obrigação legal e regulatória.</w:t>
      </w:r>
    </w:p>
    <w:p w14:paraId="10EDC7D5" w14:textId="77777777" w:rsidR="00E5225C" w:rsidRPr="002B15D6" w:rsidRDefault="00E5225C" w:rsidP="002B15D6">
      <w:pPr>
        <w:pStyle w:val="NormalWeb"/>
        <w:ind w:left="142"/>
        <w:rPr>
          <w:sz w:val="20"/>
          <w:szCs w:val="20"/>
        </w:rPr>
      </w:pPr>
      <w:r w:rsidRPr="002B15D6">
        <w:rPr>
          <w:sz w:val="20"/>
          <w:szCs w:val="20"/>
        </w:rPr>
        <w:t xml:space="preserve">Ao assinar este termo ou aceitá-lo eletronicamente, o ASSINANTE manifesta concordância com suas cláusulas e com o </w:t>
      </w:r>
      <w:bookmarkStart w:id="15" w:name="_Hlk192690462"/>
      <w:r w:rsidRPr="002B15D6">
        <w:rPr>
          <w:sz w:val="20"/>
          <w:szCs w:val="20"/>
        </w:rPr>
        <w:t>Contrato de Prestação de Serviço de Comunicação Multimídia e Provimento de Acesso à Internet (SCM/SVA)</w:t>
      </w:r>
      <w:bookmarkEnd w:id="15"/>
      <w:r w:rsidRPr="002B15D6">
        <w:rPr>
          <w:sz w:val="20"/>
          <w:szCs w:val="20"/>
        </w:rPr>
        <w:t>, parte integrante deste documento, para que produza todos os seus efeitos legais.</w:t>
      </w:r>
    </w:p>
    <w:p w14:paraId="0A8AB493" w14:textId="1303361D" w:rsidR="00F064D6" w:rsidRPr="002B15D6" w:rsidRDefault="00C36CB1" w:rsidP="00C36CB1">
      <w:pPr>
        <w:jc w:val="both"/>
        <w:rPr>
          <w:rFonts w:ascii="Arial" w:hAnsi="Arial" w:cs="Arial"/>
          <w:sz w:val="20"/>
          <w:szCs w:val="20"/>
        </w:rPr>
      </w:pPr>
      <w:r>
        <w:rPr>
          <w:sz w:val="20"/>
          <w:szCs w:val="20"/>
        </w:rPr>
        <w:t xml:space="preserve">   </w:t>
      </w:r>
      <w:r w:rsidR="00F064D6" w:rsidRPr="002B15D6">
        <w:rPr>
          <w:sz w:val="20"/>
          <w:szCs w:val="20"/>
        </w:rPr>
        <w:t xml:space="preserve">Estou ciente sobre a funcionalidade dos serviços prestados (2ª via de boleto, 2ª liberação, atualizar dados de contato, teste de velocidade) assim como cópia integral do Contrato de Prestação de Serviços de Comunicação Multimídia podem ser obtidas </w:t>
      </w:r>
      <w:r w:rsidR="007576CE">
        <w:rPr>
          <w:sz w:val="20"/>
          <w:szCs w:val="20"/>
        </w:rPr>
        <w:t>junto a PRESTADORA.</w:t>
      </w:r>
    </w:p>
    <w:p w14:paraId="3237073E" w14:textId="041DB13D" w:rsidR="00CC7B14" w:rsidRPr="002B15D6" w:rsidRDefault="00CC7B14" w:rsidP="0069705C">
      <w:pPr>
        <w:jc w:val="both"/>
        <w:rPr>
          <w:rFonts w:ascii="Arial" w:hAnsi="Arial" w:cs="Arial"/>
          <w:sz w:val="20"/>
          <w:szCs w:val="20"/>
        </w:rPr>
      </w:pPr>
    </w:p>
    <w:p w14:paraId="0DA577FA" w14:textId="77777777" w:rsidR="00C36CB1" w:rsidRDefault="00C36CB1" w:rsidP="001F64CF">
      <w:pPr>
        <w:spacing w:after="26" w:line="250" w:lineRule="auto"/>
        <w:ind w:left="284" w:right="47" w:hanging="142"/>
        <w:jc w:val="both"/>
        <w:rPr>
          <w:rFonts w:eastAsia="Calibri"/>
          <w:bCs/>
          <w:sz w:val="20"/>
          <w:szCs w:val="20"/>
        </w:rPr>
      </w:pPr>
    </w:p>
    <w:p w14:paraId="09D67EED" w14:textId="5F2D32FF" w:rsidR="00DC095E" w:rsidRPr="00C36CB1" w:rsidRDefault="00C36CB1" w:rsidP="00C36CB1">
      <w:pPr>
        <w:rPr>
          <w:bCs/>
          <w:sz w:val="20"/>
          <w:szCs w:val="20"/>
        </w:rPr>
      </w:pPr>
      <w:r w:rsidRPr="00C36CB1">
        <w:rPr>
          <w:bCs/>
          <w:sz w:val="20"/>
          <w:szCs w:val="20"/>
        </w:rPr>
        <w:t>São Felix, ______/________/_______</w:t>
      </w:r>
    </w:p>
    <w:p w14:paraId="640A3AA0" w14:textId="7777EBBB" w:rsidR="00C36CB1" w:rsidRDefault="00C36CB1" w:rsidP="0069705C">
      <w:pPr>
        <w:jc w:val="center"/>
        <w:rPr>
          <w:b/>
          <w:sz w:val="20"/>
          <w:szCs w:val="20"/>
        </w:rPr>
      </w:pPr>
    </w:p>
    <w:p w14:paraId="4E9B5C72" w14:textId="39365077" w:rsidR="00C36CB1" w:rsidRDefault="00C36CB1" w:rsidP="0069705C">
      <w:pPr>
        <w:jc w:val="center"/>
        <w:rPr>
          <w:b/>
          <w:sz w:val="20"/>
          <w:szCs w:val="20"/>
        </w:rPr>
      </w:pPr>
    </w:p>
    <w:p w14:paraId="73B9B0E8" w14:textId="35C49FA8" w:rsidR="00C36CB1" w:rsidRDefault="00C36CB1" w:rsidP="0069705C">
      <w:pPr>
        <w:jc w:val="center"/>
        <w:rPr>
          <w:b/>
          <w:sz w:val="20"/>
          <w:szCs w:val="20"/>
        </w:rPr>
      </w:pPr>
    </w:p>
    <w:p w14:paraId="6BC136C4" w14:textId="2E75CCFD" w:rsidR="00C36CB1" w:rsidRDefault="00C36CB1" w:rsidP="0069705C">
      <w:pPr>
        <w:jc w:val="center"/>
        <w:rPr>
          <w:b/>
          <w:sz w:val="20"/>
          <w:szCs w:val="20"/>
        </w:rPr>
      </w:pPr>
      <w:r>
        <w:rPr>
          <w:b/>
          <w:sz w:val="20"/>
          <w:szCs w:val="20"/>
        </w:rPr>
        <w:t>____________________________________________________________________________</w:t>
      </w:r>
    </w:p>
    <w:p w14:paraId="532DAEBF" w14:textId="42525630" w:rsidR="00C36CB1" w:rsidRDefault="00C36CB1" w:rsidP="0069705C">
      <w:pPr>
        <w:jc w:val="center"/>
        <w:rPr>
          <w:b/>
          <w:sz w:val="20"/>
          <w:szCs w:val="20"/>
        </w:rPr>
      </w:pPr>
      <w:r>
        <w:rPr>
          <w:b/>
          <w:sz w:val="20"/>
          <w:szCs w:val="20"/>
        </w:rPr>
        <w:t>ASSINANTE</w:t>
      </w:r>
    </w:p>
    <w:p w14:paraId="6608CDD4" w14:textId="77777777" w:rsidR="00C36CB1" w:rsidRDefault="00C36CB1" w:rsidP="00C36CB1">
      <w:pPr>
        <w:rPr>
          <w:rFonts w:cstheme="minorHAnsi"/>
          <w:b/>
          <w:bCs/>
          <w:sz w:val="20"/>
          <w:szCs w:val="20"/>
        </w:rPr>
      </w:pPr>
    </w:p>
    <w:p w14:paraId="2BCDBF11" w14:textId="77777777" w:rsidR="00C36CB1" w:rsidRDefault="00C36CB1" w:rsidP="00C36CB1">
      <w:pPr>
        <w:rPr>
          <w:rFonts w:cstheme="minorHAnsi"/>
          <w:b/>
          <w:bCs/>
          <w:sz w:val="20"/>
          <w:szCs w:val="20"/>
        </w:rPr>
      </w:pPr>
    </w:p>
    <w:p w14:paraId="7F2D2B9D" w14:textId="77777777" w:rsidR="00C36CB1" w:rsidRDefault="00C36CB1" w:rsidP="00C36CB1">
      <w:pPr>
        <w:rPr>
          <w:rFonts w:cstheme="minorHAnsi"/>
          <w:b/>
          <w:bCs/>
          <w:sz w:val="20"/>
          <w:szCs w:val="20"/>
        </w:rPr>
      </w:pPr>
    </w:p>
    <w:p w14:paraId="282B2B7B" w14:textId="77777777" w:rsidR="00C36CB1" w:rsidRDefault="00C36CB1" w:rsidP="00C36CB1">
      <w:pPr>
        <w:rPr>
          <w:rFonts w:cstheme="minorHAnsi"/>
          <w:b/>
          <w:bCs/>
          <w:sz w:val="20"/>
          <w:szCs w:val="20"/>
        </w:rPr>
      </w:pPr>
    </w:p>
    <w:p w14:paraId="180E45A4" w14:textId="77777777" w:rsidR="00C36CB1" w:rsidRDefault="00C36CB1" w:rsidP="00C36CB1">
      <w:pPr>
        <w:rPr>
          <w:rFonts w:cstheme="minorHAnsi"/>
          <w:b/>
          <w:bCs/>
          <w:sz w:val="20"/>
          <w:szCs w:val="20"/>
        </w:rPr>
      </w:pPr>
    </w:p>
    <w:p w14:paraId="6A2301E8" w14:textId="77777777" w:rsidR="00C36CB1" w:rsidRDefault="00C36CB1" w:rsidP="00C36CB1">
      <w:pPr>
        <w:rPr>
          <w:rFonts w:cstheme="minorHAnsi"/>
          <w:b/>
          <w:bCs/>
          <w:sz w:val="20"/>
          <w:szCs w:val="20"/>
        </w:rPr>
      </w:pPr>
    </w:p>
    <w:p w14:paraId="7D15775F" w14:textId="77777777" w:rsidR="00C36CB1" w:rsidRDefault="00C36CB1" w:rsidP="00C36CB1">
      <w:pPr>
        <w:rPr>
          <w:rFonts w:cstheme="minorHAnsi"/>
          <w:b/>
          <w:bCs/>
          <w:sz w:val="20"/>
          <w:szCs w:val="20"/>
        </w:rPr>
      </w:pPr>
    </w:p>
    <w:p w14:paraId="587C2446" w14:textId="77777777" w:rsidR="00C36CB1" w:rsidRDefault="00C36CB1" w:rsidP="00C36CB1">
      <w:pPr>
        <w:rPr>
          <w:rFonts w:cstheme="minorHAnsi"/>
          <w:b/>
          <w:bCs/>
          <w:sz w:val="20"/>
          <w:szCs w:val="20"/>
        </w:rPr>
      </w:pPr>
    </w:p>
    <w:p w14:paraId="69F1B4E9" w14:textId="77777777" w:rsidR="00C36CB1" w:rsidRDefault="00C36CB1" w:rsidP="00C36CB1">
      <w:pPr>
        <w:rPr>
          <w:rFonts w:cstheme="minorHAnsi"/>
          <w:b/>
          <w:bCs/>
          <w:sz w:val="20"/>
          <w:szCs w:val="20"/>
        </w:rPr>
      </w:pPr>
    </w:p>
    <w:p w14:paraId="03AB5BA4" w14:textId="77777777" w:rsidR="00C36CB1" w:rsidRDefault="00C36CB1" w:rsidP="00C36CB1">
      <w:pPr>
        <w:rPr>
          <w:rFonts w:cstheme="minorHAnsi"/>
          <w:b/>
          <w:bCs/>
          <w:sz w:val="20"/>
          <w:szCs w:val="20"/>
        </w:rPr>
      </w:pPr>
    </w:p>
    <w:p w14:paraId="465385FC" w14:textId="77777777" w:rsidR="00C36CB1" w:rsidRDefault="00C36CB1" w:rsidP="00C36CB1">
      <w:pPr>
        <w:rPr>
          <w:rFonts w:cstheme="minorHAnsi"/>
          <w:b/>
          <w:bCs/>
          <w:sz w:val="20"/>
          <w:szCs w:val="20"/>
        </w:rPr>
      </w:pPr>
    </w:p>
    <w:p w14:paraId="1D180C0D" w14:textId="77777777" w:rsidR="00C36CB1" w:rsidRDefault="00C36CB1" w:rsidP="00C36CB1">
      <w:pPr>
        <w:rPr>
          <w:rFonts w:cstheme="minorHAnsi"/>
          <w:b/>
          <w:bCs/>
          <w:sz w:val="20"/>
          <w:szCs w:val="20"/>
        </w:rPr>
      </w:pPr>
    </w:p>
    <w:p w14:paraId="2AF5D71D" w14:textId="77777777" w:rsidR="00C36CB1" w:rsidRDefault="00C36CB1" w:rsidP="00C36CB1">
      <w:pPr>
        <w:rPr>
          <w:rFonts w:cstheme="minorHAnsi"/>
          <w:b/>
          <w:bCs/>
          <w:sz w:val="20"/>
          <w:szCs w:val="20"/>
        </w:rPr>
      </w:pPr>
    </w:p>
    <w:p w14:paraId="1CA1E5EF" w14:textId="77777777" w:rsidR="00C36CB1" w:rsidRDefault="00C36CB1" w:rsidP="00C36CB1">
      <w:pPr>
        <w:rPr>
          <w:rFonts w:cstheme="minorHAnsi"/>
          <w:b/>
          <w:bCs/>
          <w:sz w:val="20"/>
          <w:szCs w:val="20"/>
        </w:rPr>
      </w:pPr>
    </w:p>
    <w:p w14:paraId="103B2612" w14:textId="77777777" w:rsidR="00C36CB1" w:rsidRDefault="00C36CB1" w:rsidP="00C36CB1">
      <w:pPr>
        <w:rPr>
          <w:rFonts w:cstheme="minorHAnsi"/>
          <w:b/>
          <w:bCs/>
          <w:sz w:val="20"/>
          <w:szCs w:val="20"/>
        </w:rPr>
      </w:pPr>
    </w:p>
    <w:p w14:paraId="000E23AD" w14:textId="77777777" w:rsidR="00C36CB1" w:rsidRDefault="00C36CB1" w:rsidP="00C36CB1">
      <w:pPr>
        <w:rPr>
          <w:rFonts w:cstheme="minorHAnsi"/>
          <w:b/>
          <w:bCs/>
          <w:sz w:val="20"/>
          <w:szCs w:val="20"/>
        </w:rPr>
      </w:pPr>
    </w:p>
    <w:p w14:paraId="252B7860" w14:textId="77777777" w:rsidR="00C36CB1" w:rsidRDefault="00C36CB1" w:rsidP="00C36CB1">
      <w:pPr>
        <w:spacing w:after="26" w:line="250" w:lineRule="auto"/>
        <w:ind w:left="284" w:right="47" w:hanging="142"/>
        <w:jc w:val="center"/>
        <w:rPr>
          <w:rFonts w:eastAsia="Calibri"/>
          <w:b/>
          <w:sz w:val="20"/>
          <w:szCs w:val="20"/>
        </w:rPr>
      </w:pPr>
    </w:p>
    <w:p w14:paraId="4A726766" w14:textId="77777777" w:rsidR="00C36CB1" w:rsidRDefault="00C36CB1" w:rsidP="00C36CB1">
      <w:pPr>
        <w:spacing w:after="26" w:line="250" w:lineRule="auto"/>
        <w:ind w:left="284" w:right="47" w:hanging="142"/>
        <w:jc w:val="center"/>
        <w:rPr>
          <w:rFonts w:eastAsia="Calibri"/>
          <w:b/>
          <w:sz w:val="20"/>
          <w:szCs w:val="20"/>
        </w:rPr>
      </w:pPr>
    </w:p>
    <w:p w14:paraId="63E420C7" w14:textId="77777777" w:rsidR="00C36CB1" w:rsidRDefault="00C36CB1" w:rsidP="00C36CB1">
      <w:pPr>
        <w:spacing w:after="26" w:line="250" w:lineRule="auto"/>
        <w:ind w:left="284" w:right="47" w:hanging="142"/>
        <w:jc w:val="center"/>
        <w:rPr>
          <w:rFonts w:eastAsia="Calibri"/>
          <w:b/>
          <w:sz w:val="20"/>
          <w:szCs w:val="20"/>
        </w:rPr>
      </w:pPr>
    </w:p>
    <w:p w14:paraId="093F015F" w14:textId="77777777" w:rsidR="00C36CB1" w:rsidRDefault="00C36CB1" w:rsidP="00C36CB1">
      <w:pPr>
        <w:spacing w:after="26" w:line="250" w:lineRule="auto"/>
        <w:ind w:left="284" w:right="47" w:hanging="142"/>
        <w:jc w:val="center"/>
        <w:rPr>
          <w:rFonts w:eastAsia="Calibri"/>
          <w:b/>
          <w:sz w:val="20"/>
          <w:szCs w:val="20"/>
        </w:rPr>
      </w:pPr>
    </w:p>
    <w:p w14:paraId="7845CCA4" w14:textId="41CA4ED4" w:rsidR="00C36CB1" w:rsidRPr="00C36CB1" w:rsidRDefault="00C36CB1" w:rsidP="00C36CB1">
      <w:pPr>
        <w:spacing w:after="26" w:line="250" w:lineRule="auto"/>
        <w:ind w:left="284" w:right="47" w:hanging="142"/>
        <w:jc w:val="center"/>
        <w:rPr>
          <w:rFonts w:eastAsia="Calibri"/>
          <w:b/>
          <w:sz w:val="20"/>
          <w:szCs w:val="20"/>
        </w:rPr>
      </w:pPr>
      <w:r w:rsidRPr="00C36CB1">
        <w:rPr>
          <w:rFonts w:eastAsia="Calibri"/>
          <w:b/>
          <w:sz w:val="20"/>
          <w:szCs w:val="20"/>
        </w:rPr>
        <w:lastRenderedPageBreak/>
        <w:t>CONTRATO DE COMODATO</w:t>
      </w:r>
    </w:p>
    <w:p w14:paraId="28C89B67" w14:textId="77777777" w:rsidR="00C36CB1" w:rsidRPr="00C36CB1" w:rsidRDefault="00C36CB1" w:rsidP="00C36CB1">
      <w:pPr>
        <w:spacing w:after="26" w:line="250" w:lineRule="auto"/>
        <w:ind w:left="284" w:right="47" w:hanging="142"/>
        <w:jc w:val="center"/>
        <w:rPr>
          <w:b/>
          <w:sz w:val="20"/>
          <w:szCs w:val="20"/>
        </w:rPr>
      </w:pPr>
    </w:p>
    <w:p w14:paraId="32FE8095" w14:textId="77777777" w:rsidR="00C36CB1" w:rsidRPr="001F64CF" w:rsidRDefault="00C36CB1" w:rsidP="00C36CB1">
      <w:pPr>
        <w:tabs>
          <w:tab w:val="left" w:pos="284"/>
          <w:tab w:val="left" w:pos="567"/>
          <w:tab w:val="left" w:pos="709"/>
        </w:tabs>
        <w:spacing w:after="5" w:line="250" w:lineRule="auto"/>
        <w:ind w:left="284" w:right="48" w:hanging="142"/>
        <w:rPr>
          <w:sz w:val="20"/>
          <w:szCs w:val="20"/>
        </w:rPr>
      </w:pPr>
      <w:r>
        <w:rPr>
          <w:sz w:val="20"/>
          <w:szCs w:val="20"/>
        </w:rPr>
        <w:t xml:space="preserve">OBJETO: </w:t>
      </w:r>
      <w:r w:rsidRPr="001F64CF">
        <w:rPr>
          <w:sz w:val="20"/>
          <w:szCs w:val="20"/>
        </w:rPr>
        <w:t xml:space="preserve">A </w:t>
      </w:r>
      <w:r w:rsidRPr="001F64CF">
        <w:rPr>
          <w:rFonts w:eastAsia="Calibri"/>
          <w:b/>
          <w:sz w:val="20"/>
          <w:szCs w:val="20"/>
        </w:rPr>
        <w:t>COMODANTE</w:t>
      </w:r>
      <w:r w:rsidRPr="001F64CF">
        <w:rPr>
          <w:sz w:val="20"/>
          <w:szCs w:val="20"/>
        </w:rPr>
        <w:t xml:space="preserve"> cede a título de empréstimo ao </w:t>
      </w:r>
      <w:r w:rsidRPr="001F64CF">
        <w:rPr>
          <w:rFonts w:eastAsia="Calibri"/>
          <w:b/>
          <w:sz w:val="20"/>
          <w:szCs w:val="20"/>
        </w:rPr>
        <w:t>COMODATÁRIO</w:t>
      </w:r>
      <w:r w:rsidRPr="001F64CF">
        <w:rPr>
          <w:sz w:val="20"/>
          <w:szCs w:val="20"/>
        </w:rPr>
        <w:t xml:space="preserve">, o seguinte equipamento: </w:t>
      </w:r>
    </w:p>
    <w:p w14:paraId="68979683" w14:textId="77777777" w:rsidR="00C36CB1" w:rsidRPr="001F64CF" w:rsidRDefault="00C36CB1" w:rsidP="00C36CB1">
      <w:pPr>
        <w:spacing w:line="259" w:lineRule="auto"/>
        <w:ind w:left="284" w:hanging="142"/>
        <w:rPr>
          <w:sz w:val="20"/>
          <w:szCs w:val="20"/>
        </w:rPr>
      </w:pPr>
      <w:r w:rsidRPr="001F64CF">
        <w:rPr>
          <w:sz w:val="20"/>
          <w:szCs w:val="20"/>
        </w:rPr>
        <w:t xml:space="preserve"> </w:t>
      </w:r>
    </w:p>
    <w:p w14:paraId="1A761D3F" w14:textId="77777777" w:rsidR="00C36CB1" w:rsidRPr="001F64CF" w:rsidRDefault="00C36CB1" w:rsidP="00C36CB1">
      <w:pPr>
        <w:ind w:left="142" w:right="48"/>
        <w:rPr>
          <w:sz w:val="20"/>
          <w:szCs w:val="20"/>
        </w:rPr>
      </w:pPr>
      <w:r w:rsidRPr="001F64CF">
        <w:rPr>
          <w:sz w:val="20"/>
          <w:szCs w:val="20"/>
        </w:rPr>
        <w:t>ONU</w:t>
      </w:r>
      <w:r>
        <w:rPr>
          <w:sz w:val="20"/>
          <w:szCs w:val="20"/>
        </w:rPr>
        <w:t>/</w:t>
      </w:r>
      <w:r w:rsidRPr="001F64CF">
        <w:rPr>
          <w:sz w:val="20"/>
          <w:szCs w:val="20"/>
        </w:rPr>
        <w:t xml:space="preserve"> ONT</w:t>
      </w:r>
      <w:del w:id="16" w:author="Windows" w:date="2025-02-21T14:29:00Z">
        <w:r w:rsidRPr="001F64CF" w:rsidDel="002B15D6">
          <w:rPr>
            <w:sz w:val="20"/>
            <w:szCs w:val="20"/>
          </w:rPr>
          <w:delText xml:space="preserve"> </w:delText>
        </w:r>
      </w:del>
      <w:r w:rsidRPr="001F64CF">
        <w:rPr>
          <w:sz w:val="20"/>
          <w:szCs w:val="20"/>
        </w:rPr>
        <w:t>: Serial ___________________________________</w:t>
      </w:r>
      <w:del w:id="17" w:author="geek" w:date="2025-02-14T10:16:00Z">
        <w:r w:rsidRPr="001F64CF" w:rsidDel="00D46931">
          <w:rPr>
            <w:sz w:val="20"/>
            <w:szCs w:val="20"/>
          </w:rPr>
          <w:delText xml:space="preserve"> </w:delText>
        </w:r>
      </w:del>
    </w:p>
    <w:p w14:paraId="404CC4D1" w14:textId="77777777" w:rsidR="00C36CB1" w:rsidRDefault="00C36CB1" w:rsidP="00C36CB1">
      <w:pPr>
        <w:pStyle w:val="PargrafodaLista"/>
        <w:spacing w:after="5" w:line="250" w:lineRule="auto"/>
        <w:ind w:left="284" w:right="47" w:hanging="142"/>
        <w:jc w:val="both"/>
        <w:rPr>
          <w:sz w:val="20"/>
          <w:szCs w:val="20"/>
        </w:rPr>
      </w:pPr>
    </w:p>
    <w:p w14:paraId="5C2751FA" w14:textId="77777777" w:rsidR="00C36CB1" w:rsidRPr="002B15D6" w:rsidRDefault="00C36CB1" w:rsidP="00C36CB1">
      <w:pPr>
        <w:pStyle w:val="PargrafodaLista"/>
        <w:spacing w:after="5" w:line="250" w:lineRule="auto"/>
        <w:ind w:left="284" w:right="47" w:hanging="142"/>
        <w:jc w:val="both"/>
        <w:rPr>
          <w:bCs/>
          <w:sz w:val="20"/>
          <w:szCs w:val="20"/>
        </w:rPr>
      </w:pPr>
      <w:r w:rsidRPr="002B15D6">
        <w:rPr>
          <w:rFonts w:eastAsia="Calibri"/>
          <w:bCs/>
          <w:sz w:val="20"/>
          <w:szCs w:val="20"/>
        </w:rPr>
        <w:t xml:space="preserve">OBRIGAÇÕES DO COMODATÁRIO </w:t>
      </w:r>
    </w:p>
    <w:p w14:paraId="6B80CBAB" w14:textId="77777777" w:rsidR="00C36CB1" w:rsidRPr="002B15D6" w:rsidRDefault="00C36CB1" w:rsidP="00C36CB1">
      <w:pPr>
        <w:spacing w:after="5" w:line="250" w:lineRule="auto"/>
        <w:ind w:left="284" w:right="47" w:hanging="142"/>
        <w:jc w:val="both"/>
        <w:rPr>
          <w:sz w:val="20"/>
          <w:szCs w:val="20"/>
        </w:rPr>
      </w:pPr>
    </w:p>
    <w:p w14:paraId="471255E2" w14:textId="77777777" w:rsidR="00C36CB1" w:rsidRPr="002B15D6" w:rsidRDefault="00C36CB1" w:rsidP="00C36CB1">
      <w:pPr>
        <w:spacing w:after="27" w:line="250" w:lineRule="auto"/>
        <w:ind w:left="284" w:right="48" w:hanging="142"/>
        <w:jc w:val="both"/>
        <w:rPr>
          <w:ins w:id="18" w:author="Windows" w:date="2025-02-21T13:22:00Z"/>
          <w:sz w:val="20"/>
          <w:szCs w:val="20"/>
        </w:rPr>
      </w:pPr>
      <w:r>
        <w:rPr>
          <w:sz w:val="20"/>
          <w:szCs w:val="20"/>
        </w:rPr>
        <w:t xml:space="preserve">   </w:t>
      </w:r>
      <w:r w:rsidRPr="002B15D6">
        <w:rPr>
          <w:sz w:val="20"/>
          <w:szCs w:val="20"/>
        </w:rPr>
        <w:t>Cuidar dos bens cedidos em comodato, mantendo-os em perfeito estado de uso, gozo e conservação e restituindo-os ao</w:t>
      </w:r>
      <w:ins w:id="19" w:author="Windows" w:date="2025-02-21T14:01:00Z">
        <w:r>
          <w:rPr>
            <w:sz w:val="20"/>
            <w:szCs w:val="20"/>
          </w:rPr>
          <w:t xml:space="preserve"> </w:t>
        </w:r>
      </w:ins>
      <w:del w:id="20" w:author="Windows" w:date="2025-02-21T14:01:00Z">
        <w:r w:rsidRPr="002B15D6" w:rsidDel="00EE2199">
          <w:rPr>
            <w:sz w:val="20"/>
            <w:szCs w:val="20"/>
          </w:rPr>
          <w:delText xml:space="preserve"> </w:delText>
        </w:r>
      </w:del>
      <w:r w:rsidRPr="002B15D6">
        <w:rPr>
          <w:rFonts w:eastAsia="Calibri"/>
          <w:b/>
          <w:sz w:val="20"/>
          <w:szCs w:val="20"/>
        </w:rPr>
        <w:t>COMODANTE</w:t>
      </w:r>
      <w:r w:rsidRPr="002B15D6">
        <w:rPr>
          <w:sz w:val="20"/>
          <w:szCs w:val="20"/>
        </w:rPr>
        <w:t xml:space="preserve">, na sua quantidade ou valor monetário equivalente, em caso de perda, furto, roubo, má utilização, inutilização parcial ou total, e/ou outra situação em que fique caracterizada a negligência e desrespeito às premissas deste contrato pelo </w:t>
      </w:r>
    </w:p>
    <w:p w14:paraId="25759532" w14:textId="77777777" w:rsidR="00C36CB1" w:rsidRDefault="00C36CB1" w:rsidP="00C36CB1">
      <w:pPr>
        <w:spacing w:after="27" w:line="250" w:lineRule="auto"/>
        <w:ind w:right="48"/>
        <w:jc w:val="both"/>
        <w:rPr>
          <w:sz w:val="20"/>
          <w:szCs w:val="20"/>
        </w:rPr>
      </w:pPr>
    </w:p>
    <w:p w14:paraId="2AE96DB1" w14:textId="77777777" w:rsidR="00C36CB1" w:rsidRPr="001F64CF" w:rsidRDefault="00C36CB1" w:rsidP="00C36CB1">
      <w:pPr>
        <w:spacing w:after="27" w:line="250" w:lineRule="auto"/>
        <w:ind w:right="48"/>
        <w:jc w:val="both"/>
        <w:rPr>
          <w:bCs/>
          <w:sz w:val="20"/>
          <w:szCs w:val="20"/>
        </w:rPr>
      </w:pPr>
      <w:r w:rsidRPr="002B15D6">
        <w:rPr>
          <w:rFonts w:eastAsia="Calibri"/>
          <w:bCs/>
          <w:sz w:val="20"/>
          <w:szCs w:val="20"/>
        </w:rPr>
        <w:t>COMODATÁRIO</w:t>
      </w:r>
      <w:r w:rsidRPr="001F64CF">
        <w:rPr>
          <w:bCs/>
          <w:sz w:val="20"/>
          <w:szCs w:val="20"/>
        </w:rPr>
        <w:t xml:space="preserve">. </w:t>
      </w:r>
    </w:p>
    <w:p w14:paraId="5821E090" w14:textId="77777777" w:rsidR="00C36CB1" w:rsidRPr="001F64CF" w:rsidRDefault="00C36CB1" w:rsidP="00C36CB1">
      <w:pPr>
        <w:pStyle w:val="NormalWeb"/>
        <w:ind w:left="284"/>
        <w:rPr>
          <w:sz w:val="20"/>
          <w:szCs w:val="20"/>
        </w:rPr>
      </w:pPr>
      <w:r w:rsidRPr="001F64CF">
        <w:rPr>
          <w:sz w:val="20"/>
          <w:szCs w:val="20"/>
        </w:rPr>
        <w:t>O usuário não deve transferir ou ceder a terceiros, sob qualquer título, o acesso à conexão e comunicação sem fio da rede Internet Wireless da prestadora.</w:t>
      </w:r>
      <w:r>
        <w:rPr>
          <w:sz w:val="20"/>
          <w:szCs w:val="20"/>
        </w:rPr>
        <w:t xml:space="preserve"> </w:t>
      </w:r>
      <w:r w:rsidRPr="001F64CF">
        <w:rPr>
          <w:sz w:val="20"/>
          <w:szCs w:val="20"/>
        </w:rPr>
        <w:t>Também não é permitido alterar as configurações dos equipamentos, mudar sua localização ou modificar seu layout em nenhuma hipótese.</w:t>
      </w:r>
      <w:r>
        <w:rPr>
          <w:sz w:val="20"/>
          <w:szCs w:val="20"/>
        </w:rPr>
        <w:t xml:space="preserve"> </w:t>
      </w:r>
      <w:r w:rsidRPr="001F64CF">
        <w:rPr>
          <w:sz w:val="20"/>
          <w:szCs w:val="20"/>
        </w:rPr>
        <w:t>Os pagamentos dos boletos bancários emitidos para restituição de valores devem ser feitos pontualmente.</w:t>
      </w:r>
    </w:p>
    <w:p w14:paraId="26B0D62C" w14:textId="77777777" w:rsidR="00C36CB1" w:rsidRDefault="00C36CB1" w:rsidP="00C36CB1">
      <w:pPr>
        <w:spacing w:after="5" w:line="250" w:lineRule="auto"/>
        <w:ind w:right="47"/>
        <w:jc w:val="both"/>
        <w:rPr>
          <w:rFonts w:eastAsia="Calibri"/>
          <w:bCs/>
          <w:sz w:val="20"/>
          <w:szCs w:val="20"/>
        </w:rPr>
      </w:pPr>
    </w:p>
    <w:p w14:paraId="69151200" w14:textId="77777777" w:rsidR="00C36CB1" w:rsidRDefault="00C36CB1" w:rsidP="00C36CB1">
      <w:pPr>
        <w:spacing w:after="5" w:line="250" w:lineRule="auto"/>
        <w:ind w:right="47"/>
        <w:jc w:val="both"/>
        <w:rPr>
          <w:rFonts w:eastAsia="Calibri"/>
          <w:bCs/>
          <w:sz w:val="20"/>
          <w:szCs w:val="20"/>
        </w:rPr>
      </w:pPr>
    </w:p>
    <w:p w14:paraId="686076CB" w14:textId="77777777" w:rsidR="00C36CB1" w:rsidRPr="001F64CF" w:rsidRDefault="00C36CB1" w:rsidP="00C36CB1">
      <w:pPr>
        <w:spacing w:after="5" w:line="250" w:lineRule="auto"/>
        <w:ind w:right="47"/>
        <w:jc w:val="both"/>
        <w:rPr>
          <w:bCs/>
          <w:sz w:val="20"/>
          <w:szCs w:val="20"/>
        </w:rPr>
      </w:pPr>
      <w:r w:rsidRPr="001F64CF">
        <w:rPr>
          <w:rFonts w:eastAsia="Calibri"/>
          <w:bCs/>
          <w:sz w:val="20"/>
          <w:szCs w:val="20"/>
        </w:rPr>
        <w:t xml:space="preserve">PRAZO </w:t>
      </w:r>
      <w:r>
        <w:rPr>
          <w:rFonts w:eastAsia="Calibri"/>
          <w:bCs/>
          <w:sz w:val="20"/>
          <w:szCs w:val="20"/>
        </w:rPr>
        <w:t>DO CONTRATO DE COMODATO</w:t>
      </w:r>
    </w:p>
    <w:p w14:paraId="57BA400F" w14:textId="77777777" w:rsidR="00C36CB1" w:rsidRPr="001F64CF" w:rsidRDefault="00C36CB1" w:rsidP="00C36CB1">
      <w:pPr>
        <w:spacing w:after="5" w:line="250" w:lineRule="auto"/>
        <w:ind w:left="360" w:right="47"/>
        <w:jc w:val="both"/>
        <w:rPr>
          <w:sz w:val="20"/>
          <w:szCs w:val="20"/>
        </w:rPr>
      </w:pPr>
    </w:p>
    <w:p w14:paraId="1F385206" w14:textId="77777777" w:rsidR="00C36CB1" w:rsidRPr="001F64CF" w:rsidRDefault="00C36CB1" w:rsidP="00C36CB1">
      <w:pPr>
        <w:spacing w:after="5" w:line="250" w:lineRule="auto"/>
        <w:ind w:left="284" w:right="48"/>
        <w:jc w:val="both"/>
        <w:rPr>
          <w:ins w:id="21" w:author="Windows" w:date="2025-02-21T13:24:00Z"/>
          <w:sz w:val="20"/>
          <w:szCs w:val="20"/>
        </w:rPr>
      </w:pPr>
      <w:r w:rsidRPr="001F64CF">
        <w:rPr>
          <w:sz w:val="20"/>
          <w:szCs w:val="20"/>
        </w:rPr>
        <w:t>O prazo de vigência deste contrato de comodato é indeterminado, porém vinculado ao contrato de prestação de serviços de internet banda larga firmado entre as partes.</w:t>
      </w:r>
    </w:p>
    <w:p w14:paraId="4EAF6A19" w14:textId="77777777" w:rsidR="00C36CB1" w:rsidRPr="001F64CF" w:rsidRDefault="00C36CB1" w:rsidP="00C36CB1">
      <w:pPr>
        <w:spacing w:after="5" w:line="250" w:lineRule="auto"/>
        <w:ind w:left="284" w:right="48"/>
        <w:jc w:val="both"/>
        <w:rPr>
          <w:sz w:val="20"/>
          <w:szCs w:val="20"/>
        </w:rPr>
      </w:pPr>
    </w:p>
    <w:p w14:paraId="3A862A95" w14:textId="77777777" w:rsidR="00C36CB1" w:rsidRPr="001F64CF" w:rsidRDefault="00C36CB1" w:rsidP="00C36CB1">
      <w:pPr>
        <w:pStyle w:val="PargrafodaLista"/>
        <w:spacing w:after="5" w:line="250" w:lineRule="auto"/>
        <w:ind w:left="284" w:right="48"/>
        <w:jc w:val="both"/>
        <w:rPr>
          <w:sz w:val="20"/>
          <w:szCs w:val="20"/>
        </w:rPr>
      </w:pPr>
      <w:r w:rsidRPr="001F64CF">
        <w:rPr>
          <w:sz w:val="20"/>
          <w:szCs w:val="20"/>
        </w:rPr>
        <w:t>Se houver rescisão, cancelamento, suspensão ou extinção do contrato de prestação de serviços, o comodato será automaticamente encerrado, e o usuário deverá devolver os equipamentos ou restituir o valor correspondente.</w:t>
      </w:r>
    </w:p>
    <w:p w14:paraId="481C6660" w14:textId="77777777" w:rsidR="00C36CB1" w:rsidRPr="001F64CF" w:rsidRDefault="00C36CB1" w:rsidP="00C36CB1">
      <w:pPr>
        <w:spacing w:after="5" w:line="250" w:lineRule="auto"/>
        <w:ind w:left="284" w:right="48"/>
        <w:jc w:val="both"/>
        <w:rPr>
          <w:sz w:val="20"/>
          <w:szCs w:val="20"/>
        </w:rPr>
      </w:pPr>
    </w:p>
    <w:p w14:paraId="04905F53" w14:textId="77777777" w:rsidR="00C36CB1" w:rsidRPr="001F64CF" w:rsidRDefault="00C36CB1" w:rsidP="00C36CB1">
      <w:pPr>
        <w:spacing w:after="5" w:line="250" w:lineRule="auto"/>
        <w:ind w:left="284" w:right="48"/>
        <w:jc w:val="both"/>
        <w:rPr>
          <w:sz w:val="20"/>
          <w:szCs w:val="20"/>
        </w:rPr>
      </w:pPr>
      <w:r w:rsidRPr="001F64CF">
        <w:rPr>
          <w:sz w:val="20"/>
          <w:szCs w:val="20"/>
        </w:rPr>
        <w:t xml:space="preserve">O contrato de comodato tem validade de 12 meses, sendo renovado automaticamente após este período. </w:t>
      </w:r>
    </w:p>
    <w:p w14:paraId="31A59C97" w14:textId="77777777" w:rsidR="00C36CB1" w:rsidRPr="001F64CF" w:rsidRDefault="00C36CB1" w:rsidP="00C36CB1">
      <w:pPr>
        <w:spacing w:after="5" w:line="250" w:lineRule="auto"/>
        <w:ind w:left="284" w:right="48"/>
        <w:jc w:val="both"/>
        <w:rPr>
          <w:sz w:val="20"/>
          <w:szCs w:val="20"/>
        </w:rPr>
      </w:pPr>
    </w:p>
    <w:p w14:paraId="3975117E" w14:textId="77777777" w:rsidR="00C36CB1" w:rsidRPr="001F64CF" w:rsidRDefault="00C36CB1" w:rsidP="00C36CB1">
      <w:pPr>
        <w:spacing w:after="5" w:line="250" w:lineRule="auto"/>
        <w:ind w:left="284" w:right="48"/>
        <w:rPr>
          <w:sz w:val="20"/>
          <w:szCs w:val="20"/>
        </w:rPr>
      </w:pPr>
      <w:r w:rsidRPr="001F64CF">
        <w:rPr>
          <w:sz w:val="20"/>
          <w:szCs w:val="20"/>
        </w:rPr>
        <w:t xml:space="preserve">As faturas serão enviadas com no mínimo 5 dias antes da data de vencimento. </w:t>
      </w:r>
    </w:p>
    <w:p w14:paraId="5B2CD0EF" w14:textId="77777777" w:rsidR="00C36CB1" w:rsidRPr="001F64CF" w:rsidRDefault="00C36CB1" w:rsidP="00C36CB1">
      <w:pPr>
        <w:spacing w:line="259" w:lineRule="auto"/>
        <w:ind w:left="284"/>
        <w:rPr>
          <w:sz w:val="20"/>
          <w:szCs w:val="20"/>
        </w:rPr>
      </w:pPr>
      <w:r w:rsidRPr="001F64CF">
        <w:rPr>
          <w:sz w:val="20"/>
          <w:szCs w:val="20"/>
        </w:rPr>
        <w:t xml:space="preserve">  </w:t>
      </w:r>
    </w:p>
    <w:p w14:paraId="61584992" w14:textId="77777777" w:rsidR="00C36CB1" w:rsidRPr="00C36CB1" w:rsidRDefault="00C36CB1" w:rsidP="00C36CB1">
      <w:pPr>
        <w:pStyle w:val="NormalWeb"/>
        <w:shd w:val="clear" w:color="auto" w:fill="FFFFFF"/>
        <w:spacing w:before="0" w:beforeAutospacing="0" w:after="0" w:afterAutospacing="0"/>
        <w:jc w:val="both"/>
        <w:rPr>
          <w:sz w:val="20"/>
          <w:szCs w:val="20"/>
        </w:rPr>
      </w:pPr>
      <w:r>
        <w:rPr>
          <w:sz w:val="20"/>
          <w:szCs w:val="20"/>
        </w:rPr>
        <w:t xml:space="preserve">      São Felix</w:t>
      </w:r>
      <w:r w:rsidRPr="001F64CF">
        <w:rPr>
          <w:sz w:val="20"/>
          <w:szCs w:val="20"/>
        </w:rPr>
        <w:t xml:space="preserve">, ____ de ________ </w:t>
      </w:r>
      <w:proofErr w:type="spellStart"/>
      <w:r w:rsidRPr="001F64CF">
        <w:rPr>
          <w:sz w:val="20"/>
          <w:szCs w:val="20"/>
        </w:rPr>
        <w:t>de</w:t>
      </w:r>
      <w:proofErr w:type="spellEnd"/>
      <w:r w:rsidRPr="001F64CF">
        <w:rPr>
          <w:sz w:val="20"/>
          <w:szCs w:val="20"/>
        </w:rPr>
        <w:t xml:space="preserve"> ______.</w:t>
      </w:r>
    </w:p>
    <w:p w14:paraId="130B63B2" w14:textId="77777777" w:rsidR="00C36CB1" w:rsidRPr="001F64CF" w:rsidRDefault="00C36CB1" w:rsidP="00C36CB1">
      <w:pPr>
        <w:jc w:val="both"/>
        <w:rPr>
          <w:bCs/>
          <w:sz w:val="20"/>
          <w:szCs w:val="20"/>
        </w:rPr>
      </w:pPr>
    </w:p>
    <w:p w14:paraId="36FC6E98" w14:textId="77777777" w:rsidR="00C36CB1" w:rsidRPr="001F64CF" w:rsidRDefault="00C36CB1" w:rsidP="00C36CB1">
      <w:pPr>
        <w:jc w:val="center"/>
        <w:rPr>
          <w:b/>
          <w:sz w:val="20"/>
          <w:szCs w:val="20"/>
        </w:rPr>
      </w:pPr>
      <w:r w:rsidRPr="001F64CF">
        <w:rPr>
          <w:b/>
          <w:sz w:val="20"/>
          <w:szCs w:val="20"/>
        </w:rPr>
        <w:t>_________________________________</w:t>
      </w:r>
    </w:p>
    <w:p w14:paraId="0D2B8946" w14:textId="77777777" w:rsidR="00C36CB1" w:rsidRDefault="00C36CB1" w:rsidP="00C36CB1">
      <w:pPr>
        <w:jc w:val="center"/>
        <w:rPr>
          <w:b/>
          <w:sz w:val="20"/>
          <w:szCs w:val="20"/>
        </w:rPr>
      </w:pPr>
      <w:r w:rsidRPr="001F64CF">
        <w:rPr>
          <w:b/>
          <w:sz w:val="20"/>
          <w:szCs w:val="20"/>
        </w:rPr>
        <w:t>ASSINANTE</w:t>
      </w:r>
    </w:p>
    <w:p w14:paraId="5A3E03EA" w14:textId="77777777" w:rsidR="00C36CB1" w:rsidRDefault="00C36CB1" w:rsidP="00C36CB1">
      <w:pPr>
        <w:jc w:val="center"/>
        <w:rPr>
          <w:b/>
          <w:sz w:val="20"/>
          <w:szCs w:val="20"/>
        </w:rPr>
      </w:pPr>
    </w:p>
    <w:p w14:paraId="4B36A3CF" w14:textId="77777777" w:rsidR="00C36CB1" w:rsidRDefault="00C36CB1" w:rsidP="00C36CB1">
      <w:pPr>
        <w:rPr>
          <w:rFonts w:cstheme="minorHAnsi"/>
          <w:b/>
          <w:bCs/>
          <w:sz w:val="20"/>
          <w:szCs w:val="20"/>
        </w:rPr>
      </w:pPr>
    </w:p>
    <w:p w14:paraId="7F2A05BB" w14:textId="77777777" w:rsidR="00C36CB1" w:rsidRDefault="00C36CB1" w:rsidP="00C36CB1">
      <w:pPr>
        <w:rPr>
          <w:rFonts w:cstheme="minorHAnsi"/>
          <w:b/>
          <w:bCs/>
          <w:sz w:val="20"/>
          <w:szCs w:val="20"/>
        </w:rPr>
      </w:pPr>
    </w:p>
    <w:p w14:paraId="28C5A8E0" w14:textId="77777777" w:rsidR="00C36CB1" w:rsidRDefault="00C36CB1" w:rsidP="00C36CB1">
      <w:pPr>
        <w:rPr>
          <w:rFonts w:cstheme="minorHAnsi"/>
          <w:b/>
          <w:bCs/>
          <w:sz w:val="20"/>
          <w:szCs w:val="20"/>
        </w:rPr>
      </w:pPr>
    </w:p>
    <w:p w14:paraId="272C753B" w14:textId="77777777" w:rsidR="00C36CB1" w:rsidRDefault="00C36CB1" w:rsidP="00C36CB1">
      <w:pPr>
        <w:rPr>
          <w:rFonts w:cstheme="minorHAnsi"/>
          <w:b/>
          <w:bCs/>
          <w:sz w:val="20"/>
          <w:szCs w:val="20"/>
        </w:rPr>
      </w:pPr>
    </w:p>
    <w:p w14:paraId="086AE5E9" w14:textId="77777777" w:rsidR="00C36CB1" w:rsidRDefault="00C36CB1" w:rsidP="00C36CB1">
      <w:pPr>
        <w:rPr>
          <w:rFonts w:cstheme="minorHAnsi"/>
          <w:b/>
          <w:bCs/>
          <w:sz w:val="20"/>
          <w:szCs w:val="20"/>
        </w:rPr>
      </w:pPr>
    </w:p>
    <w:p w14:paraId="6CA8C2C3" w14:textId="77777777" w:rsidR="00C36CB1" w:rsidRDefault="00C36CB1" w:rsidP="00C36CB1">
      <w:pPr>
        <w:rPr>
          <w:rFonts w:cstheme="minorHAnsi"/>
          <w:b/>
          <w:bCs/>
          <w:sz w:val="20"/>
          <w:szCs w:val="20"/>
        </w:rPr>
      </w:pPr>
    </w:p>
    <w:p w14:paraId="615C5859" w14:textId="77777777" w:rsidR="00C36CB1" w:rsidRDefault="00C36CB1" w:rsidP="00C36CB1">
      <w:pPr>
        <w:rPr>
          <w:rFonts w:cstheme="minorHAnsi"/>
          <w:b/>
          <w:bCs/>
          <w:sz w:val="20"/>
          <w:szCs w:val="20"/>
        </w:rPr>
      </w:pPr>
    </w:p>
    <w:p w14:paraId="1FB6B48F" w14:textId="77777777" w:rsidR="00C36CB1" w:rsidRDefault="00C36CB1" w:rsidP="00C36CB1">
      <w:pPr>
        <w:rPr>
          <w:rFonts w:cstheme="minorHAnsi"/>
          <w:b/>
          <w:bCs/>
          <w:sz w:val="20"/>
          <w:szCs w:val="20"/>
        </w:rPr>
      </w:pPr>
    </w:p>
    <w:p w14:paraId="2174E216" w14:textId="77777777" w:rsidR="00C36CB1" w:rsidRDefault="00C36CB1" w:rsidP="00C36CB1">
      <w:pPr>
        <w:rPr>
          <w:rFonts w:cstheme="minorHAnsi"/>
          <w:b/>
          <w:bCs/>
          <w:sz w:val="20"/>
          <w:szCs w:val="20"/>
        </w:rPr>
      </w:pPr>
    </w:p>
    <w:p w14:paraId="7D4843AF" w14:textId="77777777" w:rsidR="00C36CB1" w:rsidRDefault="00C36CB1" w:rsidP="00C36CB1">
      <w:pPr>
        <w:rPr>
          <w:rFonts w:cstheme="minorHAnsi"/>
          <w:b/>
          <w:bCs/>
          <w:sz w:val="20"/>
          <w:szCs w:val="20"/>
        </w:rPr>
      </w:pPr>
    </w:p>
    <w:p w14:paraId="000E08DE" w14:textId="77777777" w:rsidR="00C36CB1" w:rsidRDefault="00C36CB1" w:rsidP="00C36CB1">
      <w:pPr>
        <w:rPr>
          <w:rFonts w:cstheme="minorHAnsi"/>
          <w:b/>
          <w:bCs/>
          <w:sz w:val="20"/>
          <w:szCs w:val="20"/>
        </w:rPr>
      </w:pPr>
    </w:p>
    <w:p w14:paraId="2C899CE9" w14:textId="77777777" w:rsidR="00C36CB1" w:rsidRDefault="00C36CB1" w:rsidP="00C36CB1">
      <w:pPr>
        <w:rPr>
          <w:rFonts w:cstheme="minorHAnsi"/>
          <w:b/>
          <w:bCs/>
          <w:sz w:val="20"/>
          <w:szCs w:val="20"/>
        </w:rPr>
      </w:pPr>
    </w:p>
    <w:p w14:paraId="06E8B54D" w14:textId="77777777" w:rsidR="00C36CB1" w:rsidRDefault="00C36CB1" w:rsidP="00C36CB1">
      <w:pPr>
        <w:rPr>
          <w:rFonts w:cstheme="minorHAnsi"/>
          <w:b/>
          <w:bCs/>
          <w:sz w:val="20"/>
          <w:szCs w:val="20"/>
        </w:rPr>
      </w:pPr>
    </w:p>
    <w:p w14:paraId="5034C040" w14:textId="77777777" w:rsidR="00C36CB1" w:rsidRDefault="00C36CB1" w:rsidP="00C36CB1">
      <w:pPr>
        <w:rPr>
          <w:rFonts w:cstheme="minorHAnsi"/>
          <w:b/>
          <w:bCs/>
          <w:sz w:val="20"/>
          <w:szCs w:val="20"/>
        </w:rPr>
      </w:pPr>
    </w:p>
    <w:p w14:paraId="75BD07C5" w14:textId="77777777" w:rsidR="00C36CB1" w:rsidRDefault="00C36CB1" w:rsidP="00C36CB1">
      <w:pPr>
        <w:rPr>
          <w:rFonts w:cstheme="minorHAnsi"/>
          <w:b/>
          <w:bCs/>
          <w:sz w:val="20"/>
          <w:szCs w:val="20"/>
        </w:rPr>
      </w:pPr>
    </w:p>
    <w:p w14:paraId="005519BC" w14:textId="77777777" w:rsidR="00C36CB1" w:rsidRDefault="00C36CB1" w:rsidP="00C36CB1">
      <w:pPr>
        <w:rPr>
          <w:rFonts w:cstheme="minorHAnsi"/>
          <w:b/>
          <w:bCs/>
          <w:sz w:val="20"/>
          <w:szCs w:val="20"/>
        </w:rPr>
      </w:pPr>
    </w:p>
    <w:p w14:paraId="49688A53" w14:textId="77777777" w:rsidR="00C36CB1" w:rsidRDefault="00C36CB1" w:rsidP="00C36CB1">
      <w:pPr>
        <w:rPr>
          <w:rFonts w:cstheme="minorHAnsi"/>
          <w:b/>
          <w:bCs/>
          <w:sz w:val="20"/>
          <w:szCs w:val="20"/>
        </w:rPr>
      </w:pPr>
    </w:p>
    <w:p w14:paraId="7B56FF22" w14:textId="77777777" w:rsidR="00C36CB1" w:rsidRDefault="00C36CB1" w:rsidP="00C36CB1">
      <w:pPr>
        <w:rPr>
          <w:rFonts w:cstheme="minorHAnsi"/>
          <w:b/>
          <w:bCs/>
          <w:sz w:val="20"/>
          <w:szCs w:val="20"/>
        </w:rPr>
      </w:pPr>
    </w:p>
    <w:p w14:paraId="6FDF2A79" w14:textId="77777777" w:rsidR="00C36CB1" w:rsidRDefault="00C36CB1" w:rsidP="00C36CB1">
      <w:pPr>
        <w:rPr>
          <w:rFonts w:cstheme="minorHAnsi"/>
          <w:b/>
          <w:bCs/>
          <w:sz w:val="20"/>
          <w:szCs w:val="20"/>
        </w:rPr>
      </w:pPr>
    </w:p>
    <w:p w14:paraId="7FF389E1" w14:textId="77777777" w:rsidR="00C36CB1" w:rsidRDefault="00C36CB1" w:rsidP="00C36CB1">
      <w:pPr>
        <w:rPr>
          <w:rFonts w:cstheme="minorHAnsi"/>
          <w:b/>
          <w:bCs/>
          <w:sz w:val="20"/>
          <w:szCs w:val="20"/>
        </w:rPr>
      </w:pPr>
    </w:p>
    <w:p w14:paraId="65108B77" w14:textId="77777777" w:rsidR="00C36CB1" w:rsidRDefault="00C36CB1" w:rsidP="00C36CB1">
      <w:pPr>
        <w:rPr>
          <w:rFonts w:cstheme="minorHAnsi"/>
          <w:b/>
          <w:bCs/>
          <w:sz w:val="20"/>
          <w:szCs w:val="20"/>
        </w:rPr>
      </w:pPr>
    </w:p>
    <w:p w14:paraId="49975107" w14:textId="77777777" w:rsidR="00C36CB1" w:rsidRDefault="00C36CB1" w:rsidP="00C36CB1">
      <w:pPr>
        <w:rPr>
          <w:rFonts w:cstheme="minorHAnsi"/>
          <w:b/>
          <w:bCs/>
          <w:sz w:val="20"/>
          <w:szCs w:val="20"/>
        </w:rPr>
      </w:pPr>
    </w:p>
    <w:p w14:paraId="6EFB7058" w14:textId="77777777" w:rsidR="00C36CB1" w:rsidRDefault="00C36CB1" w:rsidP="00C36CB1">
      <w:pPr>
        <w:rPr>
          <w:rFonts w:cstheme="minorHAnsi"/>
          <w:b/>
          <w:bCs/>
          <w:sz w:val="20"/>
          <w:szCs w:val="20"/>
        </w:rPr>
      </w:pPr>
    </w:p>
    <w:p w14:paraId="0693681B" w14:textId="116F1D33" w:rsidR="00C36CB1" w:rsidRPr="001D7A52" w:rsidRDefault="00C36CB1" w:rsidP="00C36CB1">
      <w:pPr>
        <w:rPr>
          <w:rFonts w:asciiTheme="minorHAnsi" w:hAnsiTheme="minorHAnsi" w:cstheme="minorHAnsi"/>
          <w:b/>
          <w:bCs/>
          <w:sz w:val="20"/>
          <w:szCs w:val="20"/>
        </w:rPr>
      </w:pPr>
      <w:r w:rsidRPr="001D7A52">
        <w:rPr>
          <w:rFonts w:cstheme="minorHAnsi"/>
          <w:b/>
          <w:bCs/>
          <w:sz w:val="20"/>
          <w:szCs w:val="20"/>
        </w:rPr>
        <w:lastRenderedPageBreak/>
        <w:t>CONTRATO DE PRESTAÇÃO DE SERVIÇO DE COMUNICAÇÃO MULTIMÍDIA E PROVIMENTO DE ACESSO À INTERNET (SCM/SVA)</w:t>
      </w:r>
    </w:p>
    <w:p w14:paraId="600D93DF"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 xml:space="preserve">As partes acima identificadas têm, entre si, justo e acertado o presente </w:t>
      </w:r>
      <w:r w:rsidRPr="002B15D6">
        <w:rPr>
          <w:sz w:val="20"/>
          <w:szCs w:val="20"/>
        </w:rPr>
        <w:t>Contrato de Prestação de Serviço de Comunicação Multimídia e Provimento de Acesso à Internet (SCM/SVA)</w:t>
      </w:r>
      <w:r w:rsidRPr="001D7A52">
        <w:rPr>
          <w:rFonts w:asciiTheme="minorHAnsi" w:hAnsiTheme="minorHAnsi" w:cstheme="minorHAnsi"/>
          <w:sz w:val="20"/>
          <w:szCs w:val="20"/>
        </w:rPr>
        <w:t>, que se regerá pelas cláusulas seguintes e pelas condições descritas no presente.</w:t>
      </w:r>
    </w:p>
    <w:p w14:paraId="03EEB778" w14:textId="77777777" w:rsidR="00C36CB1" w:rsidRPr="001D7A52" w:rsidRDefault="00C36CB1" w:rsidP="00C36CB1">
      <w:pPr>
        <w:rPr>
          <w:rFonts w:asciiTheme="minorHAnsi" w:hAnsiTheme="minorHAnsi" w:cstheme="minorHAnsi"/>
          <w:b/>
          <w:bCs/>
          <w:sz w:val="20"/>
          <w:szCs w:val="20"/>
        </w:rPr>
      </w:pPr>
      <w:r w:rsidRPr="001D7A52">
        <w:rPr>
          <w:rFonts w:asciiTheme="minorHAnsi" w:hAnsiTheme="minorHAnsi" w:cstheme="minorHAnsi"/>
          <w:b/>
          <w:bCs/>
          <w:sz w:val="20"/>
          <w:szCs w:val="20"/>
        </w:rPr>
        <w:t>DO OBJETO DO CONTRATO</w:t>
      </w:r>
    </w:p>
    <w:p w14:paraId="780127D2"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1ª - O objeto do presente contrato é a prestação de serviços de acesso</w:t>
      </w:r>
      <w:r>
        <w:rPr>
          <w:rFonts w:cstheme="minorHAnsi"/>
          <w:sz w:val="20"/>
          <w:szCs w:val="20"/>
        </w:rPr>
        <w:t xml:space="preserve"> à INTERNET, conforme PLANO DE ACESSO escolhido pelo CONTRATANTE.</w:t>
      </w:r>
    </w:p>
    <w:p w14:paraId="5F618A17"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 xml:space="preserve">PARÁGRAFO </w:t>
      </w:r>
      <w:r>
        <w:rPr>
          <w:rFonts w:cstheme="minorHAnsi"/>
          <w:sz w:val="20"/>
          <w:szCs w:val="20"/>
        </w:rPr>
        <w:t>PRIMEIRO</w:t>
      </w:r>
      <w:r w:rsidRPr="001D7A52">
        <w:rPr>
          <w:rFonts w:asciiTheme="minorHAnsi" w:hAnsiTheme="minorHAnsi" w:cstheme="minorHAnsi"/>
          <w:sz w:val="20"/>
          <w:szCs w:val="20"/>
        </w:rPr>
        <w:t xml:space="preserve"> - A CONTRATADA não será, em hipótese alguma, responsável pela interrupção ou suspensão da conexão à rede internet, e pelos danos decorrentes, nos casos de:</w:t>
      </w:r>
    </w:p>
    <w:p w14:paraId="3BFB764A" w14:textId="77777777" w:rsidR="00C36CB1" w:rsidRDefault="00C36CB1" w:rsidP="00C36CB1">
      <w:pPr>
        <w:pStyle w:val="PargrafodaLista"/>
        <w:numPr>
          <w:ilvl w:val="0"/>
          <w:numId w:val="10"/>
        </w:numPr>
        <w:spacing w:after="160" w:line="259" w:lineRule="auto"/>
        <w:rPr>
          <w:rFonts w:cstheme="minorHAnsi"/>
          <w:sz w:val="20"/>
          <w:szCs w:val="20"/>
        </w:rPr>
      </w:pPr>
      <w:r w:rsidRPr="001D7A52">
        <w:rPr>
          <w:rFonts w:cstheme="minorHAnsi"/>
          <w:sz w:val="20"/>
          <w:szCs w:val="20"/>
        </w:rPr>
        <w:t>Interrupção no fornecimento de energia elétrica para o sistema da CONTRATADA;</w:t>
      </w:r>
    </w:p>
    <w:p w14:paraId="38F5B7DF" w14:textId="77777777" w:rsidR="00C36CB1" w:rsidRDefault="00C36CB1" w:rsidP="00C36CB1">
      <w:pPr>
        <w:pStyle w:val="PargrafodaLista"/>
        <w:numPr>
          <w:ilvl w:val="0"/>
          <w:numId w:val="10"/>
        </w:numPr>
        <w:spacing w:after="160" w:line="259" w:lineRule="auto"/>
        <w:rPr>
          <w:rFonts w:cstheme="minorHAnsi"/>
          <w:sz w:val="20"/>
          <w:szCs w:val="20"/>
        </w:rPr>
      </w:pPr>
      <w:r w:rsidRPr="001D7A52">
        <w:rPr>
          <w:rFonts w:cstheme="minorHAnsi"/>
          <w:sz w:val="20"/>
          <w:szCs w:val="20"/>
        </w:rPr>
        <w:t>Desligamento ou interrupção temporária do sistema, decorrente de reparos ou manutenção das redes elétrica e telefônica externas;</w:t>
      </w:r>
    </w:p>
    <w:p w14:paraId="459BA853" w14:textId="77777777" w:rsidR="00C36CB1" w:rsidRDefault="00C36CB1" w:rsidP="00C36CB1">
      <w:pPr>
        <w:pStyle w:val="PargrafodaLista"/>
        <w:numPr>
          <w:ilvl w:val="0"/>
          <w:numId w:val="10"/>
        </w:numPr>
        <w:spacing w:after="160" w:line="259" w:lineRule="auto"/>
        <w:rPr>
          <w:rFonts w:cstheme="minorHAnsi"/>
          <w:sz w:val="20"/>
          <w:szCs w:val="20"/>
        </w:rPr>
      </w:pPr>
      <w:r w:rsidRPr="001D7A52">
        <w:rPr>
          <w:rFonts w:cstheme="minorHAnsi"/>
          <w:sz w:val="20"/>
          <w:szCs w:val="20"/>
        </w:rPr>
        <w:t>Incompatibilidade dos sistemas do CONTRATANTE com os da CONTRATADA, ocasionada por alterações das configurações do computados do CONTRATANTE, posteriores à contratação do serviço;</w:t>
      </w:r>
    </w:p>
    <w:p w14:paraId="7F954879" w14:textId="77777777" w:rsidR="00C36CB1" w:rsidRPr="00B17DF2" w:rsidRDefault="00C36CB1" w:rsidP="00C36CB1">
      <w:pPr>
        <w:pStyle w:val="PargrafodaLista"/>
        <w:numPr>
          <w:ilvl w:val="0"/>
          <w:numId w:val="10"/>
        </w:numPr>
        <w:spacing w:after="160" w:line="259" w:lineRule="auto"/>
        <w:rPr>
          <w:rFonts w:cstheme="minorHAnsi"/>
          <w:sz w:val="20"/>
          <w:szCs w:val="20"/>
        </w:rPr>
      </w:pPr>
      <w:r w:rsidRPr="001D7A52">
        <w:rPr>
          <w:rFonts w:cstheme="minorHAnsi"/>
          <w:sz w:val="20"/>
          <w:szCs w:val="20"/>
        </w:rPr>
        <w:t>Motivos de força maior, caso fortuito ou ação de terceiros, que ocorram independente da vontade da CONTRATADA, como por exemplo, interrupção ou cancelamento dos seguintes serviços básicos: acesso a Rede Internet através das linhas internacionais da Rede Nacional de Pesquisas,</w:t>
      </w:r>
      <w:r>
        <w:rPr>
          <w:rFonts w:cstheme="minorHAnsi"/>
          <w:sz w:val="20"/>
          <w:szCs w:val="20"/>
        </w:rPr>
        <w:t xml:space="preserve"> ANATEL</w:t>
      </w:r>
      <w:r w:rsidRPr="001D7A52">
        <w:rPr>
          <w:rFonts w:cstheme="minorHAnsi"/>
          <w:sz w:val="20"/>
          <w:szCs w:val="20"/>
        </w:rPr>
        <w:t xml:space="preserve"> e/ou outros, conexões LCPD e de linhas telefônicas da operadora local.</w:t>
      </w:r>
    </w:p>
    <w:p w14:paraId="1D0A3F5F" w14:textId="77777777" w:rsidR="00C36CB1" w:rsidRPr="001D7A52" w:rsidRDefault="00C36CB1" w:rsidP="00C36CB1">
      <w:pPr>
        <w:rPr>
          <w:rFonts w:asciiTheme="minorHAnsi" w:hAnsiTheme="minorHAnsi" w:cstheme="minorHAnsi"/>
          <w:b/>
          <w:bCs/>
          <w:sz w:val="20"/>
          <w:szCs w:val="20"/>
        </w:rPr>
      </w:pPr>
      <w:r w:rsidRPr="001D7A52">
        <w:rPr>
          <w:rFonts w:asciiTheme="minorHAnsi" w:hAnsiTheme="minorHAnsi" w:cstheme="minorHAnsi"/>
          <w:b/>
          <w:bCs/>
          <w:sz w:val="20"/>
          <w:szCs w:val="20"/>
        </w:rPr>
        <w:t>DA IDENTIFICAÇÃO DO CLIENTE</w:t>
      </w:r>
    </w:p>
    <w:p w14:paraId="2D2DEB44"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2ª - O CONTRATANTE receberá um LOGIN DE IDENTIFICAÇÃO ELETRÔNICA DE CLIENTE (CÓDIGO) e uma SENHA SECRETA (SENHA PESSOAL).</w:t>
      </w:r>
    </w:p>
    <w:p w14:paraId="55A75BAE"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PARÁGRAFO PRIMEIRO - O LOGIN e a SENHA PESSOAL serão definidos segundo os critérios estabelecidos pela CONTRATADA, sendo que para cada contrato firmado pelo CONTRATANTE haverá uma combinação diferente de LOGIN e SENHA PESSOAL;</w:t>
      </w:r>
    </w:p>
    <w:p w14:paraId="10750319"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PARÁGRAFO SEGUNDO - O LOGIN é um nome composto por 8 (oito) caracteres, escolhido pelo CONTRATANTE.</w:t>
      </w:r>
    </w:p>
    <w:p w14:paraId="7404843C"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PARÁGRAFO TERCEIRO - A SENHA PESSOAL será fornecida pela CONTRATADA, sendo que o CONTRATANTE poderá modificá-la sempre que lhe convier, desde que respeite as limitações técnicas do sistema.</w:t>
      </w:r>
    </w:p>
    <w:p w14:paraId="6C51EDCD"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PARÁGRAFO QUARTO - O LOGIN e a SENHA PESSOAL são a identificação do CONTRATANTE para acessar a Rede Internet e é através deles que o CONTRATANTE será reconhecido internacionalmente e pela CONTRATADA. São, por isso, individuais, ficando vedada qualquer forma de transferência ou comercialização a terceiros, em qualquer circunstância.</w:t>
      </w:r>
    </w:p>
    <w:p w14:paraId="1E1CC2FE"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PARÁGRAFO QUINTO - O uso indevido da senha pelo CONTRATANTE, ou por terceiros, é de exclusiva responsabilidade do CONTRATANTE.</w:t>
      </w:r>
    </w:p>
    <w:p w14:paraId="507144F1"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3ª - O CONTRATANTE fica expressamente proibido de realizar conexões simultâneas com o mesmo LOGIN, sob pena de cancelamento imediato da prestação de serviço por parte da CONTRATADA, continuando o CONTRATANTE responsável pelo pagamento de todos os débitos que porventura estejam pendentes junto a CONTRATADA.</w:t>
      </w:r>
    </w:p>
    <w:p w14:paraId="246EB402"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4ª - Havendo violação ou quebra da senha do CONTRATANTE, este deverá comunicar imediatamente à CONTRATADA, logo após o conhecimento do fato, para que sejam tomadas as devidas providências quanto ao bloqueio da senha. Neste caso, a CONTRATADA não se responsabiliza, em nenhuma hipótese, por quaisquer danos sofridos pelo CONTRATANTE, ou por outrem.</w:t>
      </w:r>
    </w:p>
    <w:p w14:paraId="45FC7E21" w14:textId="77777777" w:rsidR="00C36CB1" w:rsidRPr="001D7A52" w:rsidRDefault="00C36CB1" w:rsidP="00C36CB1">
      <w:pPr>
        <w:rPr>
          <w:rFonts w:asciiTheme="minorHAnsi" w:hAnsiTheme="minorHAnsi" w:cstheme="minorHAnsi"/>
          <w:sz w:val="20"/>
          <w:szCs w:val="20"/>
        </w:rPr>
      </w:pPr>
    </w:p>
    <w:p w14:paraId="027F83D2" w14:textId="77777777" w:rsidR="00C36CB1" w:rsidRPr="001D7A52" w:rsidRDefault="00C36CB1" w:rsidP="00C36CB1">
      <w:pPr>
        <w:rPr>
          <w:rFonts w:asciiTheme="minorHAnsi" w:hAnsiTheme="minorHAnsi" w:cstheme="minorHAnsi"/>
          <w:b/>
          <w:bCs/>
          <w:sz w:val="20"/>
          <w:szCs w:val="20"/>
        </w:rPr>
      </w:pPr>
      <w:r w:rsidRPr="001D7A52">
        <w:rPr>
          <w:rFonts w:asciiTheme="minorHAnsi" w:hAnsiTheme="minorHAnsi" w:cstheme="minorHAnsi"/>
          <w:b/>
          <w:bCs/>
          <w:sz w:val="20"/>
          <w:szCs w:val="20"/>
        </w:rPr>
        <w:t>DAS RESPONSABILIDADES CÍVEIS E CRIMINAIS</w:t>
      </w:r>
      <w:r>
        <w:rPr>
          <w:rFonts w:cstheme="minorHAnsi"/>
          <w:b/>
          <w:bCs/>
          <w:sz w:val="20"/>
          <w:szCs w:val="20"/>
        </w:rPr>
        <w:t xml:space="preserve"> DO CONTRATANTE</w:t>
      </w:r>
    </w:p>
    <w:p w14:paraId="70F0BBDE"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5ª - O CONTRATANTE responderá civil e criminalmente pelo conteúdo disposto em sua área de Home Page, pelo backup da mesma, bem como, pelas mensagens transmitidas por ele ou para ele, sob sua autorização, especialmente aquelas que venham a ofender dispositivo ou princípio legal, ético e moral, ou qualquer usuário da rede, mesmo que de outro provedor, localidade ou país, ficando, desde já, como único responsável por quaisquer informações que distribua na rede e quaisquer outros prejuízos que venha causar à CONTRATADA ou a terceiros;</w:t>
      </w:r>
    </w:p>
    <w:p w14:paraId="5E6436C6" w14:textId="77777777" w:rsidR="00C36CB1" w:rsidRDefault="00C36CB1" w:rsidP="00C36CB1">
      <w:pPr>
        <w:rPr>
          <w:rFonts w:cstheme="minorHAnsi"/>
          <w:sz w:val="20"/>
          <w:szCs w:val="20"/>
        </w:rPr>
      </w:pPr>
      <w:r w:rsidRPr="001D7A52">
        <w:rPr>
          <w:rFonts w:asciiTheme="minorHAnsi" w:hAnsiTheme="minorHAnsi" w:cstheme="minorHAnsi"/>
          <w:sz w:val="20"/>
          <w:szCs w:val="20"/>
        </w:rPr>
        <w:t>PARÁGRAFO ÚNICO - O CONTRATANTE será o único responsável:</w:t>
      </w:r>
    </w:p>
    <w:p w14:paraId="459635E7" w14:textId="77777777" w:rsidR="00C36CB1" w:rsidRDefault="00C36CB1" w:rsidP="00C36CB1">
      <w:pPr>
        <w:pStyle w:val="PargrafodaLista"/>
        <w:numPr>
          <w:ilvl w:val="0"/>
          <w:numId w:val="11"/>
        </w:numPr>
        <w:spacing w:after="160" w:line="259" w:lineRule="auto"/>
        <w:rPr>
          <w:rFonts w:cstheme="minorHAnsi"/>
          <w:sz w:val="20"/>
          <w:szCs w:val="20"/>
        </w:rPr>
      </w:pPr>
      <w:r w:rsidRPr="001D7A52">
        <w:rPr>
          <w:rFonts w:cstheme="minorHAnsi"/>
          <w:sz w:val="20"/>
          <w:szCs w:val="20"/>
        </w:rPr>
        <w:t>pela utilização, por si ou por terceiro, de seu LOGIN e SENHA PESSOAL;</w:t>
      </w:r>
    </w:p>
    <w:p w14:paraId="2E9EAEF1" w14:textId="77777777" w:rsidR="00C36CB1" w:rsidRDefault="00C36CB1" w:rsidP="00C36CB1">
      <w:pPr>
        <w:pStyle w:val="PargrafodaLista"/>
        <w:numPr>
          <w:ilvl w:val="0"/>
          <w:numId w:val="11"/>
        </w:numPr>
        <w:spacing w:after="160" w:line="259" w:lineRule="auto"/>
        <w:rPr>
          <w:rFonts w:cstheme="minorHAnsi"/>
          <w:sz w:val="20"/>
          <w:szCs w:val="20"/>
        </w:rPr>
      </w:pPr>
      <w:r w:rsidRPr="001D7A52">
        <w:rPr>
          <w:rFonts w:cstheme="minorHAnsi"/>
          <w:sz w:val="20"/>
          <w:szCs w:val="20"/>
        </w:rPr>
        <w:t>por prevenir-se contra a perda de dados, invasão de rede, eventuais danos causados pela má utilização do serviço, tais como Vírus de computador, roubo de senha e dados de qualquer natureza;</w:t>
      </w:r>
    </w:p>
    <w:p w14:paraId="18AA2D18" w14:textId="77777777" w:rsidR="00C36CB1" w:rsidRDefault="00C36CB1" w:rsidP="00C36CB1">
      <w:pPr>
        <w:pStyle w:val="PargrafodaLista"/>
        <w:numPr>
          <w:ilvl w:val="0"/>
          <w:numId w:val="11"/>
        </w:numPr>
        <w:spacing w:after="160" w:line="259" w:lineRule="auto"/>
        <w:rPr>
          <w:rFonts w:cstheme="minorHAnsi"/>
          <w:sz w:val="20"/>
          <w:szCs w:val="20"/>
        </w:rPr>
      </w:pPr>
      <w:r w:rsidRPr="001D7A52">
        <w:rPr>
          <w:rFonts w:cstheme="minorHAnsi"/>
          <w:sz w:val="20"/>
          <w:szCs w:val="20"/>
        </w:rPr>
        <w:t xml:space="preserve"> pela aquisição, instalação e manutenção de seus equipamentos e programas, sendo livre a escolha de fornecedor e opções de configuração, desde que não altere as configurações iniciais que garantem a compatibilidade com o sistema de prestação do serviço;</w:t>
      </w:r>
    </w:p>
    <w:p w14:paraId="5390A784" w14:textId="77777777" w:rsidR="00C36CB1" w:rsidRDefault="00C36CB1" w:rsidP="00C36CB1">
      <w:pPr>
        <w:pStyle w:val="PargrafodaLista"/>
        <w:numPr>
          <w:ilvl w:val="0"/>
          <w:numId w:val="11"/>
        </w:numPr>
        <w:spacing w:after="160" w:line="259" w:lineRule="auto"/>
        <w:rPr>
          <w:rFonts w:cstheme="minorHAnsi"/>
          <w:sz w:val="20"/>
          <w:szCs w:val="20"/>
        </w:rPr>
      </w:pPr>
      <w:r w:rsidRPr="001D7A52">
        <w:rPr>
          <w:rFonts w:cstheme="minorHAnsi"/>
          <w:sz w:val="20"/>
          <w:szCs w:val="20"/>
        </w:rPr>
        <w:t>por arcar com todas as sanções e penalidades decorrentes de seus atos.</w:t>
      </w:r>
    </w:p>
    <w:p w14:paraId="6F775CD3" w14:textId="77777777" w:rsidR="00C36CB1" w:rsidRDefault="00C36CB1" w:rsidP="00C36CB1">
      <w:pPr>
        <w:pStyle w:val="PargrafodaLista"/>
        <w:numPr>
          <w:ilvl w:val="0"/>
          <w:numId w:val="11"/>
        </w:numPr>
        <w:spacing w:after="160" w:line="259" w:lineRule="auto"/>
        <w:rPr>
          <w:rFonts w:cstheme="minorHAnsi"/>
          <w:sz w:val="20"/>
          <w:szCs w:val="20"/>
        </w:rPr>
      </w:pPr>
      <w:r w:rsidRPr="001D7A52">
        <w:rPr>
          <w:rFonts w:cstheme="minorHAnsi"/>
          <w:sz w:val="20"/>
          <w:szCs w:val="20"/>
        </w:rPr>
        <w:t xml:space="preserve">por honrar todos os compromissos financeiros, contratuais e legais que assumir, desobrigando a CONTRATADA de qualquer responsabilidade por danos causados a terceiros, </w:t>
      </w:r>
      <w:proofErr w:type="spellStart"/>
      <w:r w:rsidRPr="001D7A52">
        <w:rPr>
          <w:rFonts w:cstheme="minorHAnsi"/>
          <w:sz w:val="20"/>
          <w:szCs w:val="20"/>
        </w:rPr>
        <w:t>independente</w:t>
      </w:r>
      <w:proofErr w:type="spellEnd"/>
      <w:r w:rsidRPr="001D7A52">
        <w:rPr>
          <w:rFonts w:cstheme="minorHAnsi"/>
          <w:sz w:val="20"/>
          <w:szCs w:val="20"/>
        </w:rPr>
        <w:t xml:space="preserve"> de sua natureza, seja por dolo ou culpa, decorrentes da utilização do serviço, ora contratado, ou pelo CONTRATANTE ou por terceiro que empregue com ou sem autorização seu LOGIN e SENHA PESSOAL.</w:t>
      </w:r>
    </w:p>
    <w:p w14:paraId="5130FDBE" w14:textId="77777777" w:rsidR="00C36CB1" w:rsidRPr="001D7A52" w:rsidRDefault="00C36CB1" w:rsidP="00C36CB1">
      <w:pPr>
        <w:pStyle w:val="PargrafodaLista"/>
        <w:numPr>
          <w:ilvl w:val="0"/>
          <w:numId w:val="11"/>
        </w:numPr>
        <w:spacing w:after="160" w:line="259" w:lineRule="auto"/>
        <w:rPr>
          <w:rFonts w:cstheme="minorHAnsi"/>
          <w:sz w:val="20"/>
          <w:szCs w:val="20"/>
        </w:rPr>
      </w:pPr>
      <w:r w:rsidRPr="001D7A52">
        <w:rPr>
          <w:rFonts w:cstheme="minorHAnsi"/>
          <w:sz w:val="20"/>
          <w:szCs w:val="20"/>
        </w:rPr>
        <w:lastRenderedPageBreak/>
        <w:t>respeitar as leis e normas em geral, especialmente aquelas que versem sobre direito autoral e propriedade intelectual.</w:t>
      </w:r>
    </w:p>
    <w:p w14:paraId="5F833BDC" w14:textId="77777777" w:rsidR="00C36CB1" w:rsidRPr="00B17DF2" w:rsidRDefault="00C36CB1" w:rsidP="00C36CB1">
      <w:pPr>
        <w:rPr>
          <w:rFonts w:cstheme="minorHAnsi"/>
          <w:b/>
          <w:bCs/>
          <w:sz w:val="20"/>
          <w:szCs w:val="20"/>
        </w:rPr>
      </w:pPr>
      <w:r w:rsidRPr="00B17DF2">
        <w:rPr>
          <w:rFonts w:cstheme="minorHAnsi"/>
          <w:b/>
          <w:bCs/>
          <w:sz w:val="20"/>
          <w:szCs w:val="20"/>
        </w:rPr>
        <w:t>DA SUSPENSÃO E INTERRUPÇÃO DOS SERVIÇOS E PRAZOS PARA REESTABELECIMENTO:</w:t>
      </w:r>
    </w:p>
    <w:p w14:paraId="489C5EF5" w14:textId="77777777" w:rsidR="00C36CB1" w:rsidRPr="00041371" w:rsidRDefault="00C36CB1" w:rsidP="00C36CB1">
      <w:pPr>
        <w:pStyle w:val="NormalWeb"/>
        <w:shd w:val="clear" w:color="auto" w:fill="FFFFFF"/>
        <w:spacing w:before="0" w:beforeAutospacing="0" w:after="240" w:afterAutospacing="0"/>
        <w:jc w:val="both"/>
        <w:textAlignment w:val="baseline"/>
        <w:rPr>
          <w:rFonts w:asciiTheme="minorHAnsi" w:hAnsiTheme="minorHAnsi" w:cstheme="minorHAnsi"/>
          <w:color w:val="000000"/>
          <w:sz w:val="20"/>
          <w:szCs w:val="20"/>
        </w:rPr>
      </w:pPr>
      <w:r>
        <w:rPr>
          <w:rStyle w:val="Forte"/>
          <w:rFonts w:asciiTheme="minorHAnsi" w:hAnsiTheme="minorHAnsi" w:cstheme="minorHAnsi"/>
          <w:b w:val="0"/>
          <w:bCs w:val="0"/>
          <w:color w:val="000000"/>
          <w:sz w:val="20"/>
          <w:szCs w:val="20"/>
        </w:rPr>
        <w:t xml:space="preserve">CLAUSULA 6ª- </w:t>
      </w:r>
      <w:r w:rsidRPr="00B17DF2">
        <w:rPr>
          <w:rStyle w:val="Forte"/>
          <w:rFonts w:asciiTheme="minorHAnsi" w:hAnsiTheme="minorHAnsi" w:cstheme="minorHAnsi"/>
          <w:b w:val="0"/>
          <w:bCs w:val="0"/>
          <w:color w:val="000000"/>
          <w:sz w:val="20"/>
          <w:szCs w:val="20"/>
        </w:rPr>
        <w:t>A CONTRATADA</w:t>
      </w:r>
      <w:r w:rsidRPr="00B17DF2">
        <w:rPr>
          <w:rStyle w:val="Forte"/>
          <w:rFonts w:asciiTheme="minorHAnsi" w:hAnsiTheme="minorHAnsi" w:cstheme="minorHAnsi"/>
          <w:color w:val="000000"/>
          <w:sz w:val="20"/>
          <w:szCs w:val="20"/>
        </w:rPr>
        <w:t xml:space="preserve"> tem o prazo de </w:t>
      </w:r>
      <w:r w:rsidRPr="00B17DF2">
        <w:rPr>
          <w:rFonts w:asciiTheme="minorHAnsi" w:hAnsiTheme="minorHAnsi" w:cstheme="minorHAnsi"/>
          <w:color w:val="000000"/>
          <w:sz w:val="20"/>
          <w:szCs w:val="20"/>
        </w:rPr>
        <w:t xml:space="preserve">até 24 (vinte e quatro) horas </w:t>
      </w:r>
      <w:r>
        <w:rPr>
          <w:rFonts w:asciiTheme="minorHAnsi" w:hAnsiTheme="minorHAnsi" w:cstheme="minorHAnsi"/>
          <w:color w:val="000000"/>
          <w:sz w:val="20"/>
          <w:szCs w:val="20"/>
        </w:rPr>
        <w:t xml:space="preserve">contados da comunicação do CONTRATANTE sobre e interrupção do serviço de internet, através do nosso telefone </w:t>
      </w:r>
      <w:r w:rsidRPr="00B17DF2">
        <w:rPr>
          <w:rFonts w:asciiTheme="minorHAnsi" w:hAnsiTheme="minorHAnsi" w:cstheme="minorHAnsi"/>
          <w:b/>
          <w:bCs/>
          <w:color w:val="000000"/>
          <w:sz w:val="20"/>
          <w:szCs w:val="20"/>
        </w:rPr>
        <w:t xml:space="preserve">(75)99195-1940, </w:t>
      </w:r>
      <w:r w:rsidRPr="00B17DF2">
        <w:rPr>
          <w:rFonts w:asciiTheme="minorHAnsi" w:hAnsiTheme="minorHAnsi" w:cstheme="minorHAnsi"/>
          <w:color w:val="000000"/>
          <w:sz w:val="20"/>
          <w:szCs w:val="20"/>
        </w:rPr>
        <w:t>para resolução do problema técnico de interrupção de serviços, se for de fácil resolução.</w:t>
      </w:r>
      <w:r>
        <w:rPr>
          <w:rFonts w:asciiTheme="minorHAnsi" w:hAnsiTheme="minorHAnsi" w:cstheme="minorHAnsi"/>
          <w:color w:val="000000"/>
          <w:sz w:val="20"/>
          <w:szCs w:val="20"/>
        </w:rPr>
        <w:t xml:space="preserve"> </w:t>
      </w:r>
      <w:r w:rsidRPr="00B17DF2">
        <w:rPr>
          <w:rFonts w:asciiTheme="minorHAnsi" w:hAnsiTheme="minorHAnsi" w:cstheme="minorHAnsi"/>
          <w:color w:val="000000"/>
          <w:sz w:val="20"/>
          <w:szCs w:val="20"/>
        </w:rPr>
        <w:t>As solicitações de serviços que não puderem ser efetivadas de imediato devem ser efetivadas em, no máximo, 10 (dez) dias úteis a partir de seu recebimento. </w:t>
      </w:r>
    </w:p>
    <w:p w14:paraId="31F3B665" w14:textId="77777777" w:rsidR="00C36CB1" w:rsidRPr="00041371" w:rsidRDefault="00C36CB1" w:rsidP="00C36CB1">
      <w:pPr>
        <w:rPr>
          <w:rFonts w:asciiTheme="minorHAnsi" w:hAnsiTheme="minorHAnsi" w:cstheme="minorHAnsi"/>
          <w:b/>
          <w:bCs/>
          <w:sz w:val="20"/>
          <w:szCs w:val="20"/>
        </w:rPr>
      </w:pPr>
      <w:r w:rsidRPr="00041371">
        <w:rPr>
          <w:rFonts w:asciiTheme="minorHAnsi" w:hAnsiTheme="minorHAnsi" w:cstheme="minorHAnsi"/>
          <w:b/>
          <w:bCs/>
          <w:sz w:val="20"/>
          <w:szCs w:val="20"/>
        </w:rPr>
        <w:t>DA FISCALIZAÇÃO</w:t>
      </w:r>
    </w:p>
    <w:p w14:paraId="6DA90EEA"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7ª - A CONTRATADA fiscalizará a conduta do CONTRATANTE no uso da rede, podendo notificá-lo caso detecte irregularidade.</w:t>
      </w:r>
    </w:p>
    <w:p w14:paraId="09AE1921"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PARÁGRAFO PRIMEIRO - Caso o CONTRATANTE não tome as providências e medidas solicitadas pela CONTRATADA, esta poderá, a qualquer momento e a seu critério, independentemente de ação ou ordem judicial, suspender temporariamente ou definitivamente a prestação de serviço ao CONTRATANTE;</w:t>
      </w:r>
    </w:p>
    <w:p w14:paraId="7706ACAD"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PARÁGRAFO SEGUNDO - A adoção das medidas previstas no parágrafo primeiro, não enseja ao CONTRATANTE o direito a ressarcimento, indenização ou multa a qualquer título.</w:t>
      </w:r>
    </w:p>
    <w:p w14:paraId="561B50B2" w14:textId="77777777" w:rsidR="00C36CB1" w:rsidRDefault="00C36CB1" w:rsidP="00C36CB1">
      <w:pPr>
        <w:rPr>
          <w:rFonts w:cstheme="minorHAnsi"/>
          <w:b/>
          <w:bCs/>
          <w:sz w:val="20"/>
          <w:szCs w:val="20"/>
        </w:rPr>
      </w:pPr>
      <w:r w:rsidRPr="00041371">
        <w:rPr>
          <w:rFonts w:asciiTheme="minorHAnsi" w:hAnsiTheme="minorHAnsi" w:cstheme="minorHAnsi"/>
          <w:b/>
          <w:bCs/>
          <w:sz w:val="20"/>
          <w:szCs w:val="20"/>
        </w:rPr>
        <w:t>DO PAGAMENTO PELO SERVIÇO</w:t>
      </w:r>
    </w:p>
    <w:p w14:paraId="70F3B393" w14:textId="77777777" w:rsidR="00C36CB1" w:rsidRPr="00041371" w:rsidRDefault="00C36CB1" w:rsidP="00C36CB1">
      <w:pPr>
        <w:rPr>
          <w:rFonts w:asciiTheme="minorHAnsi" w:hAnsiTheme="minorHAnsi" w:cstheme="minorHAnsi"/>
          <w:b/>
          <w:bCs/>
          <w:sz w:val="20"/>
          <w:szCs w:val="20"/>
        </w:rPr>
      </w:pPr>
      <w:r w:rsidRPr="001D7A52">
        <w:rPr>
          <w:rFonts w:asciiTheme="minorHAnsi" w:hAnsiTheme="minorHAnsi" w:cstheme="minorHAnsi"/>
          <w:sz w:val="20"/>
          <w:szCs w:val="20"/>
        </w:rPr>
        <w:t>CLÁUSULA 8ª - O CONTRATANTE terá direito a utilizar o serviço contratado, mediante o pagamento das taxas de adesão, além do pagamento da assinatura mensal e dos valores extras, todos especificados neste instrumento, conforme o Plano de Acesso aderido.</w:t>
      </w:r>
    </w:p>
    <w:p w14:paraId="503CF25B"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PARÁGRAFO PRIMEIRO - A não utilização do (s) serviço (s) objeto deste contrato não desonera o CONTRATANTE do pagamento da sua assinatura mensal, enquanto este contrato permanecer vigente.</w:t>
      </w:r>
    </w:p>
    <w:p w14:paraId="4D2A72E3" w14:textId="3F4E0FE3" w:rsidR="00C36CB1" w:rsidRPr="003F20F8" w:rsidRDefault="00C36CB1" w:rsidP="00C36CB1">
      <w:pPr>
        <w:rPr>
          <w:rFonts w:asciiTheme="minorHAnsi" w:hAnsiTheme="minorHAnsi" w:cstheme="minorHAnsi"/>
          <w:sz w:val="20"/>
          <w:szCs w:val="20"/>
          <w:highlight w:val="yellow"/>
        </w:rPr>
      </w:pPr>
      <w:r w:rsidRPr="003F20F8">
        <w:rPr>
          <w:rFonts w:asciiTheme="minorHAnsi" w:hAnsiTheme="minorHAnsi" w:cstheme="minorHAnsi"/>
          <w:sz w:val="20"/>
          <w:szCs w:val="20"/>
          <w:highlight w:val="yellow"/>
        </w:rPr>
        <w:t>CLÁUSULA 9ª - A taxa de adesão e</w:t>
      </w:r>
      <w:r w:rsidR="003F20F8" w:rsidRPr="003F20F8">
        <w:rPr>
          <w:rFonts w:asciiTheme="minorHAnsi" w:hAnsiTheme="minorHAnsi" w:cstheme="minorHAnsi"/>
          <w:sz w:val="20"/>
          <w:szCs w:val="20"/>
          <w:highlight w:val="yellow"/>
        </w:rPr>
        <w:t>/ou</w:t>
      </w:r>
      <w:r w:rsidRPr="003F20F8">
        <w:rPr>
          <w:rFonts w:asciiTheme="minorHAnsi" w:hAnsiTheme="minorHAnsi" w:cstheme="minorHAnsi"/>
          <w:sz w:val="20"/>
          <w:szCs w:val="20"/>
          <w:highlight w:val="yellow"/>
        </w:rPr>
        <w:t xml:space="preserve"> </w:t>
      </w:r>
      <w:r w:rsidR="003F20F8" w:rsidRPr="003F20F8">
        <w:rPr>
          <w:rFonts w:asciiTheme="minorHAnsi" w:hAnsiTheme="minorHAnsi" w:cstheme="minorHAnsi"/>
          <w:sz w:val="20"/>
          <w:szCs w:val="20"/>
          <w:highlight w:val="yellow"/>
        </w:rPr>
        <w:t>instalação</w:t>
      </w:r>
      <w:r w:rsidRPr="003F20F8">
        <w:rPr>
          <w:rFonts w:asciiTheme="minorHAnsi" w:hAnsiTheme="minorHAnsi" w:cstheme="minorHAnsi"/>
          <w:sz w:val="20"/>
          <w:szCs w:val="20"/>
          <w:highlight w:val="yellow"/>
        </w:rPr>
        <w:t xml:space="preserve"> será paga em parcela única, </w:t>
      </w:r>
      <w:r w:rsidR="003F20F8" w:rsidRPr="003F20F8">
        <w:rPr>
          <w:rFonts w:asciiTheme="minorHAnsi" w:hAnsiTheme="minorHAnsi" w:cstheme="minorHAnsi"/>
          <w:sz w:val="20"/>
          <w:szCs w:val="20"/>
          <w:highlight w:val="yellow"/>
        </w:rPr>
        <w:t>no</w:t>
      </w:r>
      <w:r w:rsidRPr="003F20F8">
        <w:rPr>
          <w:rFonts w:asciiTheme="minorHAnsi" w:hAnsiTheme="minorHAnsi" w:cstheme="minorHAnsi"/>
          <w:sz w:val="20"/>
          <w:szCs w:val="20"/>
          <w:highlight w:val="yellow"/>
        </w:rPr>
        <w:t xml:space="preserve"> ato da visita técnica da CONTRATADA ao CONTRATANTE,</w:t>
      </w:r>
      <w:r w:rsidR="003F20F8" w:rsidRPr="003F20F8">
        <w:rPr>
          <w:rFonts w:asciiTheme="minorHAnsi" w:hAnsiTheme="minorHAnsi" w:cstheme="minorHAnsi"/>
          <w:sz w:val="20"/>
          <w:szCs w:val="20"/>
          <w:highlight w:val="yellow"/>
        </w:rPr>
        <w:t xml:space="preserve"> </w:t>
      </w:r>
      <w:r w:rsidRPr="003F20F8">
        <w:rPr>
          <w:rFonts w:cstheme="minorHAnsi"/>
          <w:sz w:val="20"/>
          <w:szCs w:val="20"/>
          <w:highlight w:val="yellow"/>
        </w:rPr>
        <w:t xml:space="preserve">somente em </w:t>
      </w:r>
      <w:r w:rsidRPr="003F20F8">
        <w:rPr>
          <w:rFonts w:asciiTheme="minorHAnsi" w:hAnsiTheme="minorHAnsi" w:cstheme="minorHAnsi"/>
          <w:sz w:val="20"/>
          <w:szCs w:val="20"/>
          <w:highlight w:val="yellow"/>
        </w:rPr>
        <w:t xml:space="preserve">espécie, contra recibo, ou ainda, por autorização para débito em cartão de crédito do CONTRATANTE ou de </w:t>
      </w:r>
      <w:proofErr w:type="spellStart"/>
      <w:r w:rsidRPr="003F20F8">
        <w:rPr>
          <w:rFonts w:asciiTheme="minorHAnsi" w:hAnsiTheme="minorHAnsi" w:cstheme="minorHAnsi"/>
          <w:sz w:val="20"/>
          <w:szCs w:val="20"/>
          <w:highlight w:val="yellow"/>
        </w:rPr>
        <w:t>terceiro</w:t>
      </w:r>
      <w:proofErr w:type="spellEnd"/>
      <w:r w:rsidRPr="003F20F8">
        <w:rPr>
          <w:rFonts w:asciiTheme="minorHAnsi" w:hAnsiTheme="minorHAnsi" w:cstheme="minorHAnsi"/>
          <w:sz w:val="20"/>
          <w:szCs w:val="20"/>
          <w:highlight w:val="yellow"/>
        </w:rPr>
        <w:t xml:space="preserve">, neste caso, devidamente autorizado pelo titular do cartão. </w:t>
      </w:r>
    </w:p>
    <w:p w14:paraId="69B353F7" w14:textId="1F1EEDF2" w:rsidR="00C36CB1" w:rsidRPr="003F20F8" w:rsidRDefault="003F20F8" w:rsidP="00C36CB1">
      <w:pPr>
        <w:rPr>
          <w:rFonts w:asciiTheme="minorHAnsi" w:hAnsiTheme="minorHAnsi" w:cstheme="minorHAnsi"/>
          <w:sz w:val="20"/>
          <w:szCs w:val="20"/>
          <w:highlight w:val="yellow"/>
        </w:rPr>
      </w:pPr>
      <w:r w:rsidRPr="003F20F8">
        <w:rPr>
          <w:rFonts w:asciiTheme="minorHAnsi" w:hAnsiTheme="minorHAnsi" w:cstheme="minorHAnsi"/>
          <w:sz w:val="20"/>
          <w:szCs w:val="20"/>
          <w:highlight w:val="yellow"/>
        </w:rPr>
        <w:t>CLAUDUAL 10</w:t>
      </w:r>
      <w:proofErr w:type="gramStart"/>
      <w:r w:rsidRPr="003F20F8">
        <w:rPr>
          <w:rFonts w:asciiTheme="minorHAnsi" w:hAnsiTheme="minorHAnsi" w:cstheme="minorHAnsi"/>
          <w:sz w:val="20"/>
          <w:szCs w:val="20"/>
          <w:highlight w:val="yellow"/>
        </w:rPr>
        <w:t xml:space="preserve">ª </w:t>
      </w:r>
      <w:r w:rsidR="00C36CB1" w:rsidRPr="003F20F8">
        <w:rPr>
          <w:rFonts w:asciiTheme="minorHAnsi" w:hAnsiTheme="minorHAnsi" w:cstheme="minorHAnsi"/>
          <w:sz w:val="20"/>
          <w:szCs w:val="20"/>
          <w:highlight w:val="yellow"/>
        </w:rPr>
        <w:t xml:space="preserve"> O</w:t>
      </w:r>
      <w:proofErr w:type="gramEnd"/>
      <w:r w:rsidR="00C36CB1" w:rsidRPr="003F20F8">
        <w:rPr>
          <w:rFonts w:asciiTheme="minorHAnsi" w:hAnsiTheme="minorHAnsi" w:cstheme="minorHAnsi"/>
          <w:sz w:val="20"/>
          <w:szCs w:val="20"/>
          <w:highlight w:val="yellow"/>
        </w:rPr>
        <w:t xml:space="preserve"> pagamento das </w:t>
      </w:r>
      <w:r w:rsidRPr="003F20F8">
        <w:rPr>
          <w:rFonts w:asciiTheme="minorHAnsi" w:hAnsiTheme="minorHAnsi" w:cstheme="minorHAnsi"/>
          <w:sz w:val="20"/>
          <w:szCs w:val="20"/>
          <w:highlight w:val="yellow"/>
        </w:rPr>
        <w:t xml:space="preserve">mensalidades </w:t>
      </w:r>
      <w:r w:rsidR="00C36CB1" w:rsidRPr="003F20F8">
        <w:rPr>
          <w:rFonts w:asciiTheme="minorHAnsi" w:hAnsiTheme="minorHAnsi" w:cstheme="minorHAnsi"/>
          <w:sz w:val="20"/>
          <w:szCs w:val="20"/>
          <w:highlight w:val="yellow"/>
        </w:rPr>
        <w:t xml:space="preserve"> deverá ser efetuado mediante cobrança bancária, débito em conta corrente do CONTRATANTE,</w:t>
      </w:r>
      <w:r w:rsidR="00C36CB1" w:rsidRPr="003F20F8">
        <w:rPr>
          <w:rFonts w:cstheme="minorHAnsi"/>
          <w:sz w:val="20"/>
          <w:szCs w:val="20"/>
          <w:highlight w:val="yellow"/>
        </w:rPr>
        <w:t xml:space="preserve"> via PIX, </w:t>
      </w:r>
      <w:r w:rsidR="00C36CB1" w:rsidRPr="003F20F8">
        <w:rPr>
          <w:rFonts w:asciiTheme="minorHAnsi" w:hAnsiTheme="minorHAnsi" w:cstheme="minorHAnsi"/>
          <w:sz w:val="20"/>
          <w:szCs w:val="20"/>
          <w:highlight w:val="yellow"/>
        </w:rPr>
        <w:t xml:space="preserve"> depósito em conta corrente da CONTRATADA ou através de débito em cartão de crédito do CONTRATANTE, ou de </w:t>
      </w:r>
      <w:proofErr w:type="spellStart"/>
      <w:r w:rsidR="00C36CB1" w:rsidRPr="003F20F8">
        <w:rPr>
          <w:rFonts w:asciiTheme="minorHAnsi" w:hAnsiTheme="minorHAnsi" w:cstheme="minorHAnsi"/>
          <w:sz w:val="20"/>
          <w:szCs w:val="20"/>
          <w:highlight w:val="yellow"/>
        </w:rPr>
        <w:t>terceiro</w:t>
      </w:r>
      <w:proofErr w:type="spellEnd"/>
      <w:r w:rsidR="00C36CB1" w:rsidRPr="003F20F8">
        <w:rPr>
          <w:rFonts w:asciiTheme="minorHAnsi" w:hAnsiTheme="minorHAnsi" w:cstheme="minorHAnsi"/>
          <w:sz w:val="20"/>
          <w:szCs w:val="20"/>
          <w:highlight w:val="yellow"/>
        </w:rPr>
        <w:t>, desde que devidamente autorizado por este, conforme acordado entre as partes.</w:t>
      </w:r>
    </w:p>
    <w:p w14:paraId="1FA90E9D" w14:textId="624F91D0" w:rsidR="00C36CB1" w:rsidRPr="001D7A52" w:rsidRDefault="00C36CB1" w:rsidP="00C36CB1">
      <w:pPr>
        <w:rPr>
          <w:rFonts w:asciiTheme="minorHAnsi" w:hAnsiTheme="minorHAnsi" w:cstheme="minorHAnsi"/>
          <w:sz w:val="20"/>
          <w:szCs w:val="20"/>
        </w:rPr>
      </w:pPr>
      <w:r w:rsidRPr="003F20F8">
        <w:rPr>
          <w:rFonts w:asciiTheme="minorHAnsi" w:hAnsiTheme="minorHAnsi" w:cstheme="minorHAnsi"/>
          <w:sz w:val="20"/>
          <w:szCs w:val="20"/>
          <w:highlight w:val="yellow"/>
        </w:rPr>
        <w:t xml:space="preserve">CLÁUSULA 11ª </w:t>
      </w:r>
      <w:r w:rsidR="003F20F8" w:rsidRPr="003F20F8">
        <w:rPr>
          <w:rFonts w:asciiTheme="minorHAnsi" w:hAnsiTheme="minorHAnsi" w:cstheme="minorHAnsi"/>
          <w:sz w:val="20"/>
          <w:szCs w:val="20"/>
          <w:highlight w:val="yellow"/>
        </w:rPr>
        <w:t>–</w:t>
      </w:r>
      <w:r w:rsidRPr="003F20F8">
        <w:rPr>
          <w:rFonts w:asciiTheme="minorHAnsi" w:hAnsiTheme="minorHAnsi" w:cstheme="minorHAnsi"/>
          <w:sz w:val="20"/>
          <w:szCs w:val="20"/>
          <w:highlight w:val="yellow"/>
        </w:rPr>
        <w:t xml:space="preserve"> </w:t>
      </w:r>
      <w:r w:rsidR="003F20F8" w:rsidRPr="003F20F8">
        <w:rPr>
          <w:rFonts w:asciiTheme="minorHAnsi" w:hAnsiTheme="minorHAnsi" w:cstheme="minorHAnsi"/>
          <w:sz w:val="20"/>
          <w:szCs w:val="20"/>
          <w:highlight w:val="yellow"/>
        </w:rPr>
        <w:t xml:space="preserve">As mensalidades deverão ser pagas na data escolhida pelo CONTRATANTE sem atrasos. </w:t>
      </w:r>
      <w:r w:rsidRPr="003F20F8">
        <w:rPr>
          <w:rFonts w:asciiTheme="minorHAnsi" w:hAnsiTheme="minorHAnsi" w:cstheme="minorHAnsi"/>
          <w:sz w:val="20"/>
          <w:szCs w:val="20"/>
          <w:highlight w:val="yellow"/>
        </w:rPr>
        <w:t>O atraso no pagamento das mensalidades dará direito à CONTRATADA de proceder à desativação do acesso do CONTRATANTE, de acordo com o previsto na cláusula 16ª deste contrato.</w:t>
      </w:r>
    </w:p>
    <w:p w14:paraId="33A25562"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12ª - O inadimplemento do CONTRATANTE implicará na obrigação de pagar os encargos financeiros de acordo com as taxas praticadas pelo mercado, observada a legislação aplicável, sem prejuízo de multa moratória de 2% (dois por cento) sobre o valor efetivamente devido com os acréscimos contratuais e legais, acrescido de juros cumulativos de 1% (um por cento) ao mês ou fração do mês.</w:t>
      </w:r>
    </w:p>
    <w:p w14:paraId="75B25ADA"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13ª - O valor referente ao primeiro mês será cobrado proporcionalmente, de acordo com a Data da adesão do CONTRATANTE à CONTRATADA</w:t>
      </w:r>
      <w:r>
        <w:rPr>
          <w:rFonts w:cstheme="minorHAnsi"/>
          <w:sz w:val="20"/>
          <w:szCs w:val="20"/>
        </w:rPr>
        <w:t>.</w:t>
      </w:r>
    </w:p>
    <w:p w14:paraId="56545D9F"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1</w:t>
      </w:r>
      <w:r>
        <w:rPr>
          <w:rFonts w:cstheme="minorHAnsi"/>
          <w:sz w:val="20"/>
          <w:szCs w:val="20"/>
        </w:rPr>
        <w:t>4</w:t>
      </w:r>
      <w:r w:rsidRPr="001D7A52">
        <w:rPr>
          <w:rFonts w:asciiTheme="minorHAnsi" w:hAnsiTheme="minorHAnsi" w:cstheme="minorHAnsi"/>
          <w:sz w:val="20"/>
          <w:szCs w:val="20"/>
        </w:rPr>
        <w:t>ª - No sentido de manter o equilíbrio econômico deste contrato, os valores inicialmente pactuados poderão ser reajustados a qualquer tempo, mediante acordo entre as partes.</w:t>
      </w:r>
    </w:p>
    <w:p w14:paraId="7D98837C" w14:textId="77777777" w:rsidR="00C36CB1" w:rsidRPr="001D7A52" w:rsidRDefault="00C36CB1" w:rsidP="00C36CB1">
      <w:pPr>
        <w:rPr>
          <w:rFonts w:asciiTheme="minorHAnsi" w:hAnsiTheme="minorHAnsi" w:cstheme="minorHAnsi"/>
          <w:b/>
          <w:bCs/>
          <w:sz w:val="20"/>
          <w:szCs w:val="20"/>
        </w:rPr>
      </w:pPr>
      <w:r w:rsidRPr="001D7A52">
        <w:rPr>
          <w:rFonts w:asciiTheme="minorHAnsi" w:hAnsiTheme="minorHAnsi" w:cstheme="minorHAnsi"/>
          <w:b/>
          <w:bCs/>
          <w:sz w:val="20"/>
          <w:szCs w:val="20"/>
        </w:rPr>
        <w:t>DO PRAZO, SUSPENSÃO E RESCISÃO CONTRATUAL</w:t>
      </w:r>
    </w:p>
    <w:p w14:paraId="5EF92D5F"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15ª - Este contrato tem prazo indeterminado, entrando em vigor na Data de sua celebração, podendo ser rescindido ou suspenso a qualquer tempo, sem ensejar qualquer indenização ou recusa pelas partes, desde que ocorra mediante notificação expressa e prévia de 30 dia</w:t>
      </w:r>
      <w:r>
        <w:rPr>
          <w:rFonts w:cstheme="minorHAnsi"/>
          <w:sz w:val="20"/>
          <w:szCs w:val="20"/>
        </w:rPr>
        <w:t xml:space="preserve">s, por </w:t>
      </w:r>
      <w:proofErr w:type="spellStart"/>
      <w:r>
        <w:rPr>
          <w:rFonts w:cstheme="minorHAnsi"/>
          <w:sz w:val="20"/>
          <w:szCs w:val="20"/>
        </w:rPr>
        <w:t>email</w:t>
      </w:r>
      <w:r w:rsidRPr="001D7A52">
        <w:rPr>
          <w:rFonts w:asciiTheme="minorHAnsi" w:hAnsiTheme="minorHAnsi" w:cstheme="minorHAnsi"/>
          <w:sz w:val="20"/>
          <w:szCs w:val="20"/>
        </w:rPr>
        <w:t>l</w:t>
      </w:r>
      <w:proofErr w:type="spellEnd"/>
      <w:r>
        <w:rPr>
          <w:rFonts w:cstheme="minorHAnsi"/>
          <w:sz w:val="20"/>
          <w:szCs w:val="20"/>
        </w:rPr>
        <w:t xml:space="preserve"> ou correspondência postal</w:t>
      </w:r>
      <w:r w:rsidRPr="001D7A52">
        <w:rPr>
          <w:rFonts w:asciiTheme="minorHAnsi" w:hAnsiTheme="minorHAnsi" w:cstheme="minorHAnsi"/>
          <w:sz w:val="20"/>
          <w:szCs w:val="20"/>
        </w:rPr>
        <w:t>. Durante este período de 30 dias as partes continuam obrigadas ao cumprimento deste instrumento.</w:t>
      </w:r>
    </w:p>
    <w:p w14:paraId="184E8322"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16ª - A CONTRATADA suspenderá o contrato se, a seu exclusivo critério, considerar inapropriada a utilização do serviço pelo CONTRATANTE, que, neste caso, será, logo em seguida, devidamente notificado, por telefone, correio eletrônico ou correspondência postal, para sanar o problema imediatamente.</w:t>
      </w:r>
    </w:p>
    <w:p w14:paraId="17097F3A"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17ª - Havendo persistência no uso inapropriado do serviço, a CONTRATADA rescindirá este contrato, independente de notificação prévia, cabendo ao CONTRATANTE ressarci-la pelos prejuízos que lhe forem causados.</w:t>
      </w:r>
    </w:p>
    <w:p w14:paraId="62629FAC" w14:textId="51BD4462" w:rsidR="00C36CB1" w:rsidRPr="001D7A52" w:rsidRDefault="00C36CB1" w:rsidP="00C36CB1">
      <w:pPr>
        <w:rPr>
          <w:rFonts w:asciiTheme="minorHAnsi" w:hAnsiTheme="minorHAnsi" w:cstheme="minorHAnsi"/>
          <w:sz w:val="20"/>
          <w:szCs w:val="20"/>
        </w:rPr>
      </w:pPr>
      <w:r w:rsidRPr="003F20F8">
        <w:rPr>
          <w:rFonts w:asciiTheme="minorHAnsi" w:hAnsiTheme="minorHAnsi" w:cstheme="minorHAnsi"/>
          <w:sz w:val="20"/>
          <w:szCs w:val="20"/>
          <w:highlight w:val="yellow"/>
        </w:rPr>
        <w:t xml:space="preserve">CLÁUSULA 18ª - O inadimplemento </w:t>
      </w:r>
      <w:r w:rsidR="003F20F8">
        <w:rPr>
          <w:rFonts w:asciiTheme="minorHAnsi" w:hAnsiTheme="minorHAnsi" w:cstheme="minorHAnsi"/>
          <w:sz w:val="20"/>
          <w:szCs w:val="20"/>
          <w:highlight w:val="yellow"/>
        </w:rPr>
        <w:t xml:space="preserve">das mensalidades </w:t>
      </w:r>
      <w:bookmarkStart w:id="22" w:name="_GoBack"/>
      <w:bookmarkEnd w:id="22"/>
      <w:r w:rsidRPr="003F20F8">
        <w:rPr>
          <w:rFonts w:asciiTheme="minorHAnsi" w:hAnsiTheme="minorHAnsi" w:cstheme="minorHAnsi"/>
          <w:sz w:val="20"/>
          <w:szCs w:val="20"/>
          <w:highlight w:val="yellow"/>
        </w:rPr>
        <w:t>do CONTRATANTE por prazo maior ou igual a 30 dias facultará à CONTRATADA suspender a prestação do serviço, a seu exclusivo critério. Estendendo-se esta situação por mais de 10 (dez) dias, poderá ser este contrato rescindido, a critério da CONTRATADA, independente de aviso prévio. O valor devido pelo CONTRATANTE será cobrado de forma amigável ou judicial.</w:t>
      </w:r>
    </w:p>
    <w:p w14:paraId="7C946DE3" w14:textId="77777777" w:rsidR="00C36CB1" w:rsidRDefault="00C36CB1" w:rsidP="00C36CB1">
      <w:pPr>
        <w:rPr>
          <w:rFonts w:cstheme="minorHAnsi"/>
          <w:sz w:val="20"/>
          <w:szCs w:val="20"/>
        </w:rPr>
      </w:pPr>
      <w:r w:rsidRPr="001D7A52">
        <w:rPr>
          <w:rFonts w:asciiTheme="minorHAnsi" w:hAnsiTheme="minorHAnsi" w:cstheme="minorHAnsi"/>
          <w:sz w:val="20"/>
          <w:szCs w:val="20"/>
        </w:rPr>
        <w:t>PARÁGRAFO ÚNICO - O descumprimento de qualquer das disposições estabelecidas no presente contrato, bem como a falência ou concor</w:t>
      </w:r>
      <w:r>
        <w:rPr>
          <w:rFonts w:cstheme="minorHAnsi"/>
          <w:sz w:val="20"/>
          <w:szCs w:val="20"/>
        </w:rPr>
        <w:t>d</w:t>
      </w:r>
      <w:r w:rsidRPr="001D7A52">
        <w:rPr>
          <w:rFonts w:asciiTheme="minorHAnsi" w:hAnsiTheme="minorHAnsi" w:cstheme="minorHAnsi"/>
          <w:sz w:val="20"/>
          <w:szCs w:val="20"/>
        </w:rPr>
        <w:t>ata de qualquer das partes, autoriza a rescisão de pronto deste instrumento, sem necessidade de notificação prévia.</w:t>
      </w:r>
    </w:p>
    <w:p w14:paraId="65488696" w14:textId="77777777" w:rsidR="00C36CB1" w:rsidRPr="00041371" w:rsidRDefault="00C36CB1" w:rsidP="00C36CB1">
      <w:pPr>
        <w:rPr>
          <w:rFonts w:asciiTheme="minorHAnsi" w:hAnsiTheme="minorHAnsi" w:cstheme="minorHAnsi"/>
          <w:b/>
          <w:bCs/>
          <w:sz w:val="20"/>
          <w:szCs w:val="20"/>
        </w:rPr>
      </w:pPr>
      <w:r w:rsidRPr="00041371">
        <w:rPr>
          <w:rFonts w:asciiTheme="minorHAnsi" w:hAnsiTheme="minorHAnsi" w:cstheme="minorHAnsi"/>
          <w:b/>
          <w:bCs/>
          <w:sz w:val="20"/>
          <w:szCs w:val="20"/>
        </w:rPr>
        <w:t>DA</w:t>
      </w:r>
      <w:r w:rsidRPr="00041371">
        <w:rPr>
          <w:rFonts w:cstheme="minorHAnsi"/>
          <w:b/>
          <w:bCs/>
          <w:sz w:val="20"/>
          <w:szCs w:val="20"/>
        </w:rPr>
        <w:t xml:space="preserve"> MUDANÇA DE PLANO</w:t>
      </w:r>
    </w:p>
    <w:p w14:paraId="2A6022B4" w14:textId="77777777" w:rsidR="00C36CB1" w:rsidRDefault="00C36CB1" w:rsidP="00C36CB1">
      <w:pPr>
        <w:rPr>
          <w:rFonts w:cstheme="minorHAnsi"/>
          <w:sz w:val="20"/>
          <w:szCs w:val="20"/>
        </w:rPr>
      </w:pPr>
      <w:r w:rsidRPr="001D7A52">
        <w:rPr>
          <w:rFonts w:asciiTheme="minorHAnsi" w:hAnsiTheme="minorHAnsi" w:cstheme="minorHAnsi"/>
          <w:sz w:val="20"/>
          <w:szCs w:val="20"/>
        </w:rPr>
        <w:t xml:space="preserve">CLÁUSULA </w:t>
      </w:r>
      <w:r>
        <w:rPr>
          <w:rFonts w:cstheme="minorHAnsi"/>
          <w:sz w:val="20"/>
          <w:szCs w:val="20"/>
        </w:rPr>
        <w:t>19</w:t>
      </w:r>
      <w:r w:rsidRPr="001D7A52">
        <w:rPr>
          <w:rFonts w:asciiTheme="minorHAnsi" w:hAnsiTheme="minorHAnsi" w:cstheme="minorHAnsi"/>
          <w:sz w:val="20"/>
          <w:szCs w:val="20"/>
        </w:rPr>
        <w:t xml:space="preserve">ª </w:t>
      </w:r>
      <w:r>
        <w:rPr>
          <w:rFonts w:cstheme="minorHAnsi"/>
          <w:sz w:val="20"/>
          <w:szCs w:val="20"/>
        </w:rPr>
        <w:t>–</w:t>
      </w:r>
      <w:r w:rsidRPr="001D7A52">
        <w:rPr>
          <w:rFonts w:asciiTheme="minorHAnsi" w:hAnsiTheme="minorHAnsi" w:cstheme="minorHAnsi"/>
          <w:sz w:val="20"/>
          <w:szCs w:val="20"/>
        </w:rPr>
        <w:t xml:space="preserve"> </w:t>
      </w:r>
      <w:r>
        <w:rPr>
          <w:rFonts w:cstheme="minorHAnsi"/>
          <w:sz w:val="20"/>
          <w:szCs w:val="20"/>
        </w:rPr>
        <w:t xml:space="preserve">O CONTRATANTE só </w:t>
      </w:r>
      <w:proofErr w:type="gramStart"/>
      <w:r>
        <w:rPr>
          <w:rFonts w:cstheme="minorHAnsi"/>
          <w:sz w:val="20"/>
          <w:szCs w:val="20"/>
        </w:rPr>
        <w:t xml:space="preserve">poderá </w:t>
      </w:r>
      <w:r w:rsidRPr="001D7A52">
        <w:rPr>
          <w:rFonts w:asciiTheme="minorHAnsi" w:hAnsiTheme="minorHAnsi" w:cstheme="minorHAnsi"/>
          <w:sz w:val="20"/>
          <w:szCs w:val="20"/>
        </w:rPr>
        <w:t xml:space="preserve"> </w:t>
      </w:r>
      <w:r>
        <w:rPr>
          <w:rFonts w:cstheme="minorHAnsi"/>
          <w:sz w:val="20"/>
          <w:szCs w:val="20"/>
        </w:rPr>
        <w:t>solicitar</w:t>
      </w:r>
      <w:proofErr w:type="gramEnd"/>
      <w:r>
        <w:rPr>
          <w:rFonts w:cstheme="minorHAnsi"/>
          <w:sz w:val="20"/>
          <w:szCs w:val="20"/>
        </w:rPr>
        <w:t xml:space="preserve"> a mudança do plano de INTERNET contratado após 30 dias da sua contratação, tendo a CONTRATADA o prazo de 5(cinco) dias uteis, após a solicitação, para proceder a mudança. </w:t>
      </w:r>
    </w:p>
    <w:p w14:paraId="452010AF" w14:textId="77777777" w:rsidR="00C36CB1" w:rsidRPr="00041371" w:rsidRDefault="00C36CB1" w:rsidP="00C36CB1">
      <w:pPr>
        <w:rPr>
          <w:rFonts w:cstheme="minorHAnsi"/>
          <w:b/>
          <w:bCs/>
          <w:sz w:val="20"/>
          <w:szCs w:val="20"/>
        </w:rPr>
      </w:pPr>
      <w:r w:rsidRPr="00041371">
        <w:rPr>
          <w:rFonts w:cstheme="minorHAnsi"/>
          <w:b/>
          <w:bCs/>
          <w:sz w:val="20"/>
          <w:szCs w:val="20"/>
        </w:rPr>
        <w:t>DA MUDANÇA DE TITULARIDADE</w:t>
      </w:r>
    </w:p>
    <w:p w14:paraId="7A2CD360" w14:textId="77777777" w:rsidR="00C36CB1" w:rsidRDefault="00C36CB1" w:rsidP="00C36CB1">
      <w:pPr>
        <w:rPr>
          <w:rFonts w:cstheme="minorHAnsi"/>
          <w:sz w:val="20"/>
          <w:szCs w:val="20"/>
        </w:rPr>
      </w:pPr>
      <w:r>
        <w:rPr>
          <w:rFonts w:cstheme="minorHAnsi"/>
          <w:sz w:val="20"/>
          <w:szCs w:val="20"/>
        </w:rPr>
        <w:lastRenderedPageBreak/>
        <w:t xml:space="preserve">CLAUSULA 20ª- Caso o CONTRATANTE queira modificar a titularidade deste contrato, deverá assinar TERMO DE MUDANÇA DE TITULARIDADE DE </w:t>
      </w:r>
      <w:r w:rsidRPr="009C379D">
        <w:rPr>
          <w:rFonts w:cstheme="minorHAnsi"/>
          <w:sz w:val="20"/>
          <w:szCs w:val="20"/>
        </w:rPr>
        <w:t>CONTRATO DE PRESTAÇÃO DE SERVIÇO junt</w:t>
      </w:r>
      <w:r>
        <w:rPr>
          <w:rFonts w:cstheme="minorHAnsi"/>
          <w:sz w:val="20"/>
          <w:szCs w:val="20"/>
        </w:rPr>
        <w:t xml:space="preserve">amente com o novo TITULAR, junto a CONTRATADA, tendo a CONTRATADA o prazo de 5(cinco) dias uteis, após a solicitação, para proceder a mudança. </w:t>
      </w:r>
    </w:p>
    <w:p w14:paraId="24B606DB" w14:textId="77777777" w:rsidR="00C36CB1" w:rsidRPr="009C379D" w:rsidRDefault="00C36CB1" w:rsidP="00C36CB1">
      <w:pPr>
        <w:rPr>
          <w:rFonts w:asciiTheme="minorHAnsi" w:hAnsiTheme="minorHAnsi" w:cstheme="minorHAnsi"/>
          <w:b/>
          <w:bCs/>
          <w:sz w:val="20"/>
          <w:szCs w:val="20"/>
        </w:rPr>
      </w:pPr>
      <w:r w:rsidRPr="009C379D">
        <w:rPr>
          <w:rFonts w:asciiTheme="minorHAnsi" w:hAnsiTheme="minorHAnsi" w:cstheme="minorHAnsi"/>
          <w:b/>
          <w:bCs/>
          <w:sz w:val="20"/>
          <w:szCs w:val="20"/>
        </w:rPr>
        <w:t>DAS DISPOSIÇÕES GERAIS</w:t>
      </w:r>
    </w:p>
    <w:p w14:paraId="7631D87F"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 xml:space="preserve">CLÁUSULA </w:t>
      </w:r>
      <w:r>
        <w:rPr>
          <w:rFonts w:cstheme="minorHAnsi"/>
          <w:sz w:val="20"/>
          <w:szCs w:val="20"/>
        </w:rPr>
        <w:t>21</w:t>
      </w:r>
      <w:r w:rsidRPr="001D7A52">
        <w:rPr>
          <w:rFonts w:asciiTheme="minorHAnsi" w:hAnsiTheme="minorHAnsi" w:cstheme="minorHAnsi"/>
          <w:sz w:val="20"/>
          <w:szCs w:val="20"/>
        </w:rPr>
        <w:t>ª - A CONTRATADA se reserva o direito de suspender, alterar, ou extinguir qualquer tipo de serviço que, em função de sua utilização, venha a causar dano ao sistema ou venha a ser reprovado por circunstâncias operacionais, podendo ainda, suspender qualquer facilidade que seja ou que possa ser disponibilizada ao CONTRATANTE, sempre mediante aviso prévio de 7 (sete) dias</w:t>
      </w:r>
      <w:r>
        <w:rPr>
          <w:rFonts w:cstheme="minorHAnsi"/>
          <w:sz w:val="20"/>
          <w:szCs w:val="20"/>
        </w:rPr>
        <w:t>.</w:t>
      </w:r>
    </w:p>
    <w:p w14:paraId="714B7147"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2</w:t>
      </w:r>
      <w:r>
        <w:rPr>
          <w:rFonts w:cstheme="minorHAnsi"/>
          <w:sz w:val="20"/>
          <w:szCs w:val="20"/>
        </w:rPr>
        <w:t>2</w:t>
      </w:r>
      <w:r w:rsidRPr="001D7A52">
        <w:rPr>
          <w:rFonts w:asciiTheme="minorHAnsi" w:hAnsiTheme="minorHAnsi" w:cstheme="minorHAnsi"/>
          <w:sz w:val="20"/>
          <w:szCs w:val="20"/>
        </w:rPr>
        <w:t>ª - A CONTRATADA poderá, eventualmente, deixar de exigir alguma obrigação que este instrumento lhe outorga, entretanto, tal liberalidade ou tolerância não importa, em hipótese alguma, renúncia dos seus direitos, alteração ou inovação do contrato;</w:t>
      </w:r>
    </w:p>
    <w:p w14:paraId="7645956B"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2</w:t>
      </w:r>
      <w:r>
        <w:rPr>
          <w:rFonts w:cstheme="minorHAnsi"/>
          <w:sz w:val="20"/>
          <w:szCs w:val="20"/>
        </w:rPr>
        <w:t>3</w:t>
      </w:r>
      <w:r w:rsidRPr="001D7A52">
        <w:rPr>
          <w:rFonts w:asciiTheme="minorHAnsi" w:hAnsiTheme="minorHAnsi" w:cstheme="minorHAnsi"/>
          <w:sz w:val="20"/>
          <w:szCs w:val="20"/>
        </w:rPr>
        <w:t>ª - A utilização do LOGIN e SENHA PESSOAL pelo cliente implica em sua expressa concordância com as cláusulas e condições contidas neste documento e dá plena vigência às condições pactuadas.</w:t>
      </w:r>
    </w:p>
    <w:p w14:paraId="668227F9" w14:textId="77777777" w:rsidR="00C36CB1" w:rsidRPr="005B6143" w:rsidRDefault="00C36CB1" w:rsidP="00C36CB1">
      <w:pPr>
        <w:rPr>
          <w:rFonts w:asciiTheme="minorHAnsi" w:hAnsiTheme="minorHAnsi" w:cstheme="minorHAnsi"/>
          <w:b/>
          <w:bCs/>
          <w:sz w:val="20"/>
          <w:szCs w:val="20"/>
        </w:rPr>
      </w:pPr>
      <w:r w:rsidRPr="005B6143">
        <w:rPr>
          <w:rFonts w:asciiTheme="minorHAnsi" w:hAnsiTheme="minorHAnsi" w:cstheme="minorHAnsi"/>
          <w:b/>
          <w:bCs/>
          <w:sz w:val="20"/>
          <w:szCs w:val="20"/>
        </w:rPr>
        <w:t>DO FORO</w:t>
      </w:r>
    </w:p>
    <w:p w14:paraId="2A447046"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CLÁUSULA 2</w:t>
      </w:r>
      <w:r>
        <w:rPr>
          <w:rFonts w:cstheme="minorHAnsi"/>
          <w:sz w:val="20"/>
          <w:szCs w:val="20"/>
        </w:rPr>
        <w:t>4</w:t>
      </w:r>
      <w:r w:rsidRPr="001D7A52">
        <w:rPr>
          <w:rFonts w:asciiTheme="minorHAnsi" w:hAnsiTheme="minorHAnsi" w:cstheme="minorHAnsi"/>
          <w:sz w:val="20"/>
          <w:szCs w:val="20"/>
        </w:rPr>
        <w:t xml:space="preserve">ª - As partes elegem o foro da comarca de </w:t>
      </w:r>
      <w:r>
        <w:rPr>
          <w:rFonts w:cstheme="minorHAnsi"/>
          <w:sz w:val="20"/>
          <w:szCs w:val="20"/>
        </w:rPr>
        <w:t>São Felix/BA</w:t>
      </w:r>
      <w:r w:rsidRPr="001D7A52">
        <w:rPr>
          <w:rFonts w:asciiTheme="minorHAnsi" w:hAnsiTheme="minorHAnsi" w:cstheme="minorHAnsi"/>
          <w:sz w:val="20"/>
          <w:szCs w:val="20"/>
        </w:rPr>
        <w:t>, para dirimir quaisquer dúvidas oriundas deste Contrato de Prestação de Serviços e do Termo de Adesão e de eventuais comunicações e/ou aditamentos, renunciando expressamente a outro por mais privilegiado que seja.</w:t>
      </w:r>
    </w:p>
    <w:p w14:paraId="1E93E7BA" w14:textId="77777777" w:rsidR="00C36CB1" w:rsidRPr="001D7A52" w:rsidRDefault="00C36CB1" w:rsidP="00C36CB1">
      <w:pPr>
        <w:rPr>
          <w:rFonts w:asciiTheme="minorHAnsi" w:hAnsiTheme="minorHAnsi" w:cstheme="minorHAnsi"/>
          <w:sz w:val="20"/>
          <w:szCs w:val="20"/>
        </w:rPr>
      </w:pPr>
      <w:r w:rsidRPr="001D7A52">
        <w:rPr>
          <w:rFonts w:asciiTheme="minorHAnsi" w:hAnsiTheme="minorHAnsi" w:cstheme="minorHAnsi"/>
          <w:sz w:val="20"/>
          <w:szCs w:val="20"/>
        </w:rPr>
        <w:t>E, por estarem assim justos e contratados, firmam o presente instrumento, em duas vias de igual teor, juntamente com 2 (duas) testemunhas.</w:t>
      </w:r>
    </w:p>
    <w:p w14:paraId="4AD25B65" w14:textId="77777777" w:rsidR="00C36CB1" w:rsidRDefault="00C36CB1" w:rsidP="00C36CB1">
      <w:pPr>
        <w:rPr>
          <w:rFonts w:cstheme="minorHAnsi"/>
          <w:sz w:val="20"/>
          <w:szCs w:val="20"/>
        </w:rPr>
      </w:pPr>
    </w:p>
    <w:p w14:paraId="2B2D8A30" w14:textId="5D240B4C" w:rsidR="00C36CB1" w:rsidRDefault="00C36CB1" w:rsidP="00C36CB1">
      <w:pPr>
        <w:rPr>
          <w:rFonts w:cstheme="minorHAnsi"/>
          <w:sz w:val="20"/>
          <w:szCs w:val="20"/>
        </w:rPr>
      </w:pPr>
      <w:r>
        <w:rPr>
          <w:rFonts w:cstheme="minorHAnsi"/>
          <w:sz w:val="20"/>
          <w:szCs w:val="20"/>
        </w:rPr>
        <w:t>São Felix, _______/________/_________</w:t>
      </w:r>
    </w:p>
    <w:p w14:paraId="0D1B0F15" w14:textId="22F784B2" w:rsidR="00C36CB1" w:rsidRDefault="00C36CB1" w:rsidP="00C36CB1">
      <w:pPr>
        <w:rPr>
          <w:rFonts w:cstheme="minorHAnsi"/>
          <w:sz w:val="20"/>
          <w:szCs w:val="20"/>
        </w:rPr>
      </w:pPr>
      <w:r>
        <w:rPr>
          <w:rFonts w:cstheme="minorHAnsi"/>
          <w:sz w:val="20"/>
          <w:szCs w:val="20"/>
        </w:rPr>
        <w:t xml:space="preserve"> </w:t>
      </w:r>
    </w:p>
    <w:p w14:paraId="0CAA59B0" w14:textId="77777777" w:rsidR="00C36CB1" w:rsidRDefault="00C36CB1" w:rsidP="00C36CB1">
      <w:pPr>
        <w:rPr>
          <w:rFonts w:cstheme="minorHAnsi"/>
          <w:sz w:val="20"/>
          <w:szCs w:val="20"/>
        </w:rPr>
      </w:pPr>
    </w:p>
    <w:p w14:paraId="621E6295" w14:textId="77777777" w:rsidR="00C36CB1" w:rsidRPr="001D7A52" w:rsidRDefault="00C36CB1" w:rsidP="00C36CB1">
      <w:pPr>
        <w:jc w:val="center"/>
        <w:rPr>
          <w:rFonts w:asciiTheme="minorHAnsi" w:hAnsiTheme="minorHAnsi" w:cstheme="minorHAnsi"/>
          <w:sz w:val="20"/>
          <w:szCs w:val="20"/>
        </w:rPr>
      </w:pPr>
      <w:r>
        <w:rPr>
          <w:rFonts w:cstheme="minorHAnsi"/>
          <w:sz w:val="20"/>
          <w:szCs w:val="20"/>
        </w:rPr>
        <w:t>_____________________________________________________________________________________</w:t>
      </w:r>
    </w:p>
    <w:p w14:paraId="42B8D2AF" w14:textId="75A16DBC" w:rsidR="00C36CB1" w:rsidRDefault="00C36CB1" w:rsidP="00C36CB1">
      <w:pPr>
        <w:jc w:val="center"/>
        <w:rPr>
          <w:rFonts w:cstheme="minorHAnsi"/>
          <w:b/>
          <w:bCs/>
          <w:sz w:val="20"/>
          <w:szCs w:val="20"/>
        </w:rPr>
      </w:pPr>
      <w:r>
        <w:rPr>
          <w:rFonts w:cstheme="minorHAnsi"/>
          <w:b/>
          <w:bCs/>
          <w:sz w:val="20"/>
          <w:szCs w:val="20"/>
        </w:rPr>
        <w:t>CONTRATANTE</w:t>
      </w:r>
    </w:p>
    <w:p w14:paraId="4CFBC400" w14:textId="719B13D5" w:rsidR="00C36CB1" w:rsidRDefault="00C36CB1" w:rsidP="00C36CB1">
      <w:pPr>
        <w:jc w:val="center"/>
        <w:rPr>
          <w:rFonts w:cstheme="minorHAnsi"/>
          <w:b/>
          <w:bCs/>
          <w:sz w:val="20"/>
          <w:szCs w:val="20"/>
        </w:rPr>
      </w:pPr>
    </w:p>
    <w:p w14:paraId="6554B86E" w14:textId="7E343D15" w:rsidR="00C36CB1" w:rsidRDefault="00C36CB1" w:rsidP="00C36CB1">
      <w:pPr>
        <w:jc w:val="center"/>
        <w:rPr>
          <w:rFonts w:cstheme="minorHAnsi"/>
          <w:b/>
          <w:bCs/>
          <w:sz w:val="20"/>
          <w:szCs w:val="20"/>
        </w:rPr>
      </w:pPr>
    </w:p>
    <w:p w14:paraId="351848C3" w14:textId="7FAC3DAC" w:rsidR="00C36CB1" w:rsidRDefault="00C36CB1" w:rsidP="00C36CB1">
      <w:pPr>
        <w:jc w:val="center"/>
        <w:rPr>
          <w:rFonts w:cstheme="minorHAnsi"/>
          <w:b/>
          <w:bCs/>
          <w:sz w:val="20"/>
          <w:szCs w:val="20"/>
        </w:rPr>
      </w:pPr>
    </w:p>
    <w:p w14:paraId="0DC6F1B7" w14:textId="2433A145" w:rsidR="00C36CB1" w:rsidRDefault="00C36CB1" w:rsidP="00C36CB1">
      <w:pPr>
        <w:jc w:val="center"/>
        <w:rPr>
          <w:rFonts w:cstheme="minorHAnsi"/>
          <w:b/>
          <w:bCs/>
          <w:sz w:val="20"/>
          <w:szCs w:val="20"/>
        </w:rPr>
      </w:pPr>
    </w:p>
    <w:p w14:paraId="6BBE98D9" w14:textId="23A8EF78" w:rsidR="00C36CB1" w:rsidRDefault="00C36CB1" w:rsidP="00C36CB1">
      <w:pPr>
        <w:jc w:val="center"/>
        <w:rPr>
          <w:rFonts w:cstheme="minorHAnsi"/>
          <w:b/>
          <w:bCs/>
          <w:sz w:val="20"/>
          <w:szCs w:val="20"/>
        </w:rPr>
      </w:pPr>
      <w:r>
        <w:rPr>
          <w:rFonts w:cstheme="minorHAnsi"/>
          <w:b/>
          <w:bCs/>
          <w:sz w:val="20"/>
          <w:szCs w:val="20"/>
        </w:rPr>
        <w:t>________________________________________________________________________________________</w:t>
      </w:r>
    </w:p>
    <w:p w14:paraId="71BD24D3" w14:textId="27792855" w:rsidR="00C36CB1" w:rsidRDefault="00C36CB1" w:rsidP="00C36CB1">
      <w:pPr>
        <w:jc w:val="center"/>
        <w:rPr>
          <w:rFonts w:cstheme="minorHAnsi"/>
          <w:b/>
          <w:bCs/>
          <w:sz w:val="20"/>
          <w:szCs w:val="20"/>
        </w:rPr>
      </w:pPr>
      <w:r>
        <w:rPr>
          <w:rFonts w:cstheme="minorHAnsi"/>
          <w:b/>
          <w:bCs/>
          <w:sz w:val="20"/>
          <w:szCs w:val="20"/>
        </w:rPr>
        <w:t>CONTRATADO</w:t>
      </w:r>
    </w:p>
    <w:p w14:paraId="6E0D0BD5" w14:textId="00D5FC0B" w:rsidR="00C36CB1" w:rsidRPr="00041371" w:rsidRDefault="00C36CB1" w:rsidP="00C36CB1">
      <w:pPr>
        <w:jc w:val="center"/>
        <w:rPr>
          <w:rFonts w:asciiTheme="minorHAnsi" w:hAnsiTheme="minorHAnsi" w:cstheme="minorHAnsi"/>
          <w:b/>
          <w:bCs/>
          <w:sz w:val="20"/>
          <w:szCs w:val="20"/>
        </w:rPr>
      </w:pPr>
      <w:r>
        <w:rPr>
          <w:rFonts w:cstheme="minorHAnsi"/>
          <w:b/>
          <w:bCs/>
          <w:sz w:val="20"/>
          <w:szCs w:val="20"/>
        </w:rPr>
        <w:t xml:space="preserve">ZC NET </w:t>
      </w:r>
    </w:p>
    <w:p w14:paraId="212B4D0F" w14:textId="1537F37F" w:rsidR="007576CE" w:rsidRDefault="007576CE" w:rsidP="00C36CB1">
      <w:pPr>
        <w:jc w:val="center"/>
        <w:rPr>
          <w:b/>
          <w:sz w:val="20"/>
          <w:szCs w:val="20"/>
        </w:rPr>
      </w:pPr>
    </w:p>
    <w:p w14:paraId="1E8507B6" w14:textId="708589E9" w:rsidR="007576CE" w:rsidRDefault="007576CE" w:rsidP="0069705C">
      <w:pPr>
        <w:jc w:val="center"/>
        <w:rPr>
          <w:b/>
          <w:sz w:val="20"/>
          <w:szCs w:val="20"/>
        </w:rPr>
      </w:pPr>
    </w:p>
    <w:p w14:paraId="4E08A3B5" w14:textId="3C7D3E88" w:rsidR="007576CE" w:rsidRDefault="007576CE" w:rsidP="0069705C">
      <w:pPr>
        <w:jc w:val="center"/>
        <w:rPr>
          <w:b/>
          <w:sz w:val="20"/>
          <w:szCs w:val="20"/>
        </w:rPr>
      </w:pPr>
    </w:p>
    <w:p w14:paraId="2BD4B0D6" w14:textId="77777777" w:rsidR="007576CE" w:rsidRPr="001F64CF" w:rsidRDefault="007576CE" w:rsidP="0069705C">
      <w:pPr>
        <w:jc w:val="center"/>
        <w:rPr>
          <w:b/>
          <w:sz w:val="20"/>
          <w:szCs w:val="20"/>
        </w:rPr>
      </w:pPr>
    </w:p>
    <w:sectPr w:rsidR="007576CE" w:rsidRPr="001F64CF" w:rsidSect="00CF5482">
      <w:pgSz w:w="11906" w:h="16838"/>
      <w:pgMar w:top="851" w:right="849"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45CA"/>
    <w:multiLevelType w:val="hybridMultilevel"/>
    <w:tmpl w:val="573E3E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251845"/>
    <w:multiLevelType w:val="hybridMultilevel"/>
    <w:tmpl w:val="563CC09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836369"/>
    <w:multiLevelType w:val="multilevel"/>
    <w:tmpl w:val="D244026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755197F"/>
    <w:multiLevelType w:val="hybridMultilevel"/>
    <w:tmpl w:val="BAC009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2967236"/>
    <w:multiLevelType w:val="multilevel"/>
    <w:tmpl w:val="CB96EE40"/>
    <w:lvl w:ilvl="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2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481A64"/>
    <w:multiLevelType w:val="hybridMultilevel"/>
    <w:tmpl w:val="563CC09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F6A7B4B"/>
    <w:multiLevelType w:val="multilevel"/>
    <w:tmpl w:val="D244026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71A6FC0"/>
    <w:multiLevelType w:val="multilevel"/>
    <w:tmpl w:val="CB96EE40"/>
    <w:lvl w:ilvl="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2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F7B627F"/>
    <w:multiLevelType w:val="multilevel"/>
    <w:tmpl w:val="D244026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39F4B22"/>
    <w:multiLevelType w:val="multilevel"/>
    <w:tmpl w:val="D244026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BD21782"/>
    <w:multiLevelType w:val="multilevel"/>
    <w:tmpl w:val="D244026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
  </w:num>
  <w:num w:numId="2">
    <w:abstractNumId w:val="7"/>
  </w:num>
  <w:num w:numId="3">
    <w:abstractNumId w:val="4"/>
  </w:num>
  <w:num w:numId="4">
    <w:abstractNumId w:val="8"/>
  </w:num>
  <w:num w:numId="5">
    <w:abstractNumId w:val="10"/>
  </w:num>
  <w:num w:numId="6">
    <w:abstractNumId w:val="6"/>
  </w:num>
  <w:num w:numId="7">
    <w:abstractNumId w:val="9"/>
  </w:num>
  <w:num w:numId="8">
    <w:abstractNumId w:val="2"/>
  </w:num>
  <w:num w:numId="9">
    <w:abstractNumId w:val="5"/>
  </w:num>
  <w:num w:numId="10">
    <w:abstractNumId w:val="3"/>
  </w:num>
  <w:num w:numId="1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eek">
    <w15:presenceInfo w15:providerId="None" w15:userId="geek"/>
  </w15:person>
  <w15:person w15:author="Windows">
    <w15:presenceInfo w15:providerId="None" w15:userId="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D91"/>
    <w:rsid w:val="00000E3C"/>
    <w:rsid w:val="00001635"/>
    <w:rsid w:val="00002D57"/>
    <w:rsid w:val="00010298"/>
    <w:rsid w:val="00011477"/>
    <w:rsid w:val="00011837"/>
    <w:rsid w:val="000141B2"/>
    <w:rsid w:val="0001429F"/>
    <w:rsid w:val="00020771"/>
    <w:rsid w:val="00021027"/>
    <w:rsid w:val="00022E22"/>
    <w:rsid w:val="00024555"/>
    <w:rsid w:val="00025EF2"/>
    <w:rsid w:val="00026741"/>
    <w:rsid w:val="00027575"/>
    <w:rsid w:val="00031FB1"/>
    <w:rsid w:val="00032D4B"/>
    <w:rsid w:val="00033177"/>
    <w:rsid w:val="00035284"/>
    <w:rsid w:val="0003544A"/>
    <w:rsid w:val="0003667A"/>
    <w:rsid w:val="000402BF"/>
    <w:rsid w:val="0004078C"/>
    <w:rsid w:val="0004253C"/>
    <w:rsid w:val="00043AF7"/>
    <w:rsid w:val="00052085"/>
    <w:rsid w:val="00054EE3"/>
    <w:rsid w:val="00055A61"/>
    <w:rsid w:val="0006083E"/>
    <w:rsid w:val="0006343A"/>
    <w:rsid w:val="00063FC3"/>
    <w:rsid w:val="0006799B"/>
    <w:rsid w:val="000764BB"/>
    <w:rsid w:val="00082C55"/>
    <w:rsid w:val="00086E44"/>
    <w:rsid w:val="0009011B"/>
    <w:rsid w:val="00090908"/>
    <w:rsid w:val="00091E3B"/>
    <w:rsid w:val="00092F91"/>
    <w:rsid w:val="00093794"/>
    <w:rsid w:val="00094630"/>
    <w:rsid w:val="0009512C"/>
    <w:rsid w:val="000A0F6E"/>
    <w:rsid w:val="000A3FA7"/>
    <w:rsid w:val="000A4C8D"/>
    <w:rsid w:val="000A562C"/>
    <w:rsid w:val="000A6D64"/>
    <w:rsid w:val="000A7BE6"/>
    <w:rsid w:val="000B07AE"/>
    <w:rsid w:val="000B0E94"/>
    <w:rsid w:val="000B162C"/>
    <w:rsid w:val="000B3D4F"/>
    <w:rsid w:val="000B4A2D"/>
    <w:rsid w:val="000B60E8"/>
    <w:rsid w:val="000B6521"/>
    <w:rsid w:val="000C0774"/>
    <w:rsid w:val="000C1532"/>
    <w:rsid w:val="000C3938"/>
    <w:rsid w:val="000C6DD2"/>
    <w:rsid w:val="000C7DB8"/>
    <w:rsid w:val="000D1FDB"/>
    <w:rsid w:val="000D6790"/>
    <w:rsid w:val="000D7DDA"/>
    <w:rsid w:val="000E053A"/>
    <w:rsid w:val="000E19C0"/>
    <w:rsid w:val="000E2004"/>
    <w:rsid w:val="000E4DB4"/>
    <w:rsid w:val="000E5130"/>
    <w:rsid w:val="000E5BA2"/>
    <w:rsid w:val="000E6497"/>
    <w:rsid w:val="000F01ED"/>
    <w:rsid w:val="000F1574"/>
    <w:rsid w:val="000F1D85"/>
    <w:rsid w:val="000F5B04"/>
    <w:rsid w:val="000F5E66"/>
    <w:rsid w:val="00103785"/>
    <w:rsid w:val="001038D1"/>
    <w:rsid w:val="00104D39"/>
    <w:rsid w:val="001108A4"/>
    <w:rsid w:val="00113850"/>
    <w:rsid w:val="00114D96"/>
    <w:rsid w:val="001160D5"/>
    <w:rsid w:val="00117FC4"/>
    <w:rsid w:val="001215DE"/>
    <w:rsid w:val="00124258"/>
    <w:rsid w:val="001273E3"/>
    <w:rsid w:val="001308BC"/>
    <w:rsid w:val="00132B62"/>
    <w:rsid w:val="001344AE"/>
    <w:rsid w:val="00135B51"/>
    <w:rsid w:val="0013783E"/>
    <w:rsid w:val="0013786B"/>
    <w:rsid w:val="001413DC"/>
    <w:rsid w:val="00141BE3"/>
    <w:rsid w:val="00150481"/>
    <w:rsid w:val="001504A3"/>
    <w:rsid w:val="001523D8"/>
    <w:rsid w:val="00152A41"/>
    <w:rsid w:val="00153FA9"/>
    <w:rsid w:val="00154C1D"/>
    <w:rsid w:val="00157A77"/>
    <w:rsid w:val="001712F6"/>
    <w:rsid w:val="00174652"/>
    <w:rsid w:val="0017683F"/>
    <w:rsid w:val="00176AE7"/>
    <w:rsid w:val="001806A6"/>
    <w:rsid w:val="00184C1C"/>
    <w:rsid w:val="0018621D"/>
    <w:rsid w:val="00186C09"/>
    <w:rsid w:val="001958CC"/>
    <w:rsid w:val="001A4533"/>
    <w:rsid w:val="001A5249"/>
    <w:rsid w:val="001A6AA9"/>
    <w:rsid w:val="001B144D"/>
    <w:rsid w:val="001B1A8C"/>
    <w:rsid w:val="001B1F7B"/>
    <w:rsid w:val="001B3CA5"/>
    <w:rsid w:val="001C23DD"/>
    <w:rsid w:val="001C62D6"/>
    <w:rsid w:val="001D2452"/>
    <w:rsid w:val="001D461E"/>
    <w:rsid w:val="001D6A85"/>
    <w:rsid w:val="001E0E3B"/>
    <w:rsid w:val="001E4213"/>
    <w:rsid w:val="001E52B5"/>
    <w:rsid w:val="001F1CD8"/>
    <w:rsid w:val="001F1F9E"/>
    <w:rsid w:val="001F28AE"/>
    <w:rsid w:val="001F4ED1"/>
    <w:rsid w:val="001F55AA"/>
    <w:rsid w:val="001F64CF"/>
    <w:rsid w:val="002037CF"/>
    <w:rsid w:val="00203BE7"/>
    <w:rsid w:val="002048FB"/>
    <w:rsid w:val="00206DE7"/>
    <w:rsid w:val="00210A53"/>
    <w:rsid w:val="0021243F"/>
    <w:rsid w:val="00215B19"/>
    <w:rsid w:val="00227515"/>
    <w:rsid w:val="00231D09"/>
    <w:rsid w:val="00237287"/>
    <w:rsid w:val="0024298A"/>
    <w:rsid w:val="00243F79"/>
    <w:rsid w:val="00245269"/>
    <w:rsid w:val="00254237"/>
    <w:rsid w:val="00254827"/>
    <w:rsid w:val="00257956"/>
    <w:rsid w:val="0026142B"/>
    <w:rsid w:val="00262D27"/>
    <w:rsid w:val="00264049"/>
    <w:rsid w:val="0026775C"/>
    <w:rsid w:val="00267F3B"/>
    <w:rsid w:val="00272C5E"/>
    <w:rsid w:val="0027328E"/>
    <w:rsid w:val="00273668"/>
    <w:rsid w:val="00274647"/>
    <w:rsid w:val="002779E8"/>
    <w:rsid w:val="002862B0"/>
    <w:rsid w:val="002876BC"/>
    <w:rsid w:val="00291784"/>
    <w:rsid w:val="00293098"/>
    <w:rsid w:val="002950A6"/>
    <w:rsid w:val="00296BA2"/>
    <w:rsid w:val="00297064"/>
    <w:rsid w:val="00297138"/>
    <w:rsid w:val="00297258"/>
    <w:rsid w:val="002A0495"/>
    <w:rsid w:val="002A27A6"/>
    <w:rsid w:val="002A3E49"/>
    <w:rsid w:val="002A4CF7"/>
    <w:rsid w:val="002A5713"/>
    <w:rsid w:val="002A6132"/>
    <w:rsid w:val="002B0514"/>
    <w:rsid w:val="002B15D6"/>
    <w:rsid w:val="002B1A31"/>
    <w:rsid w:val="002B1CCE"/>
    <w:rsid w:val="002B45B3"/>
    <w:rsid w:val="002B58C2"/>
    <w:rsid w:val="002B7388"/>
    <w:rsid w:val="002C0A17"/>
    <w:rsid w:val="002C2B9F"/>
    <w:rsid w:val="002D1B80"/>
    <w:rsid w:val="002D46ED"/>
    <w:rsid w:val="002D49D9"/>
    <w:rsid w:val="002D73E0"/>
    <w:rsid w:val="002D776C"/>
    <w:rsid w:val="002E0D66"/>
    <w:rsid w:val="002F2120"/>
    <w:rsid w:val="002F2E9A"/>
    <w:rsid w:val="002F441D"/>
    <w:rsid w:val="002F4BBD"/>
    <w:rsid w:val="002F5076"/>
    <w:rsid w:val="002F7FAB"/>
    <w:rsid w:val="003021C2"/>
    <w:rsid w:val="00303AE3"/>
    <w:rsid w:val="003108A7"/>
    <w:rsid w:val="00310C45"/>
    <w:rsid w:val="003127C5"/>
    <w:rsid w:val="003138DA"/>
    <w:rsid w:val="00322035"/>
    <w:rsid w:val="00323258"/>
    <w:rsid w:val="0032558E"/>
    <w:rsid w:val="00330047"/>
    <w:rsid w:val="00330FFD"/>
    <w:rsid w:val="003315FF"/>
    <w:rsid w:val="00333E48"/>
    <w:rsid w:val="003371C8"/>
    <w:rsid w:val="00341184"/>
    <w:rsid w:val="003422AE"/>
    <w:rsid w:val="003445FF"/>
    <w:rsid w:val="00345554"/>
    <w:rsid w:val="003458C9"/>
    <w:rsid w:val="00347FAA"/>
    <w:rsid w:val="00351636"/>
    <w:rsid w:val="003540CD"/>
    <w:rsid w:val="00356870"/>
    <w:rsid w:val="00356C5C"/>
    <w:rsid w:val="0035741D"/>
    <w:rsid w:val="0036121F"/>
    <w:rsid w:val="00370858"/>
    <w:rsid w:val="00372C47"/>
    <w:rsid w:val="00377844"/>
    <w:rsid w:val="00381DA9"/>
    <w:rsid w:val="00390C65"/>
    <w:rsid w:val="00393704"/>
    <w:rsid w:val="003949D2"/>
    <w:rsid w:val="003A1853"/>
    <w:rsid w:val="003A4B37"/>
    <w:rsid w:val="003A52AC"/>
    <w:rsid w:val="003A63E2"/>
    <w:rsid w:val="003A774F"/>
    <w:rsid w:val="003B35CA"/>
    <w:rsid w:val="003B4818"/>
    <w:rsid w:val="003B7003"/>
    <w:rsid w:val="003C1BFF"/>
    <w:rsid w:val="003C36D5"/>
    <w:rsid w:val="003D042E"/>
    <w:rsid w:val="003D0B32"/>
    <w:rsid w:val="003D0B93"/>
    <w:rsid w:val="003D324F"/>
    <w:rsid w:val="003D7A58"/>
    <w:rsid w:val="003E0666"/>
    <w:rsid w:val="003E1DC2"/>
    <w:rsid w:val="003E3ADA"/>
    <w:rsid w:val="003E46A4"/>
    <w:rsid w:val="003E53AB"/>
    <w:rsid w:val="003E666E"/>
    <w:rsid w:val="003E7642"/>
    <w:rsid w:val="003F20F8"/>
    <w:rsid w:val="003F4983"/>
    <w:rsid w:val="003F7F89"/>
    <w:rsid w:val="00400774"/>
    <w:rsid w:val="00403D36"/>
    <w:rsid w:val="00404308"/>
    <w:rsid w:val="00407A1F"/>
    <w:rsid w:val="00407E93"/>
    <w:rsid w:val="0041002C"/>
    <w:rsid w:val="004104DC"/>
    <w:rsid w:val="00410B31"/>
    <w:rsid w:val="004128E5"/>
    <w:rsid w:val="00414C8C"/>
    <w:rsid w:val="00415DC0"/>
    <w:rsid w:val="0041763F"/>
    <w:rsid w:val="0041793B"/>
    <w:rsid w:val="00421E3A"/>
    <w:rsid w:val="00425956"/>
    <w:rsid w:val="0042756B"/>
    <w:rsid w:val="00431862"/>
    <w:rsid w:val="004321B7"/>
    <w:rsid w:val="0043603E"/>
    <w:rsid w:val="00440910"/>
    <w:rsid w:val="0044172C"/>
    <w:rsid w:val="00443807"/>
    <w:rsid w:val="00444C4D"/>
    <w:rsid w:val="004470C3"/>
    <w:rsid w:val="004539C8"/>
    <w:rsid w:val="00454F17"/>
    <w:rsid w:val="00476A51"/>
    <w:rsid w:val="004777BE"/>
    <w:rsid w:val="0048011E"/>
    <w:rsid w:val="00486381"/>
    <w:rsid w:val="00487927"/>
    <w:rsid w:val="00494D75"/>
    <w:rsid w:val="0049523A"/>
    <w:rsid w:val="004A0708"/>
    <w:rsid w:val="004A093F"/>
    <w:rsid w:val="004A164B"/>
    <w:rsid w:val="004A51E9"/>
    <w:rsid w:val="004A56E5"/>
    <w:rsid w:val="004A5B22"/>
    <w:rsid w:val="004B2B38"/>
    <w:rsid w:val="004B3F8A"/>
    <w:rsid w:val="004B5012"/>
    <w:rsid w:val="004B661D"/>
    <w:rsid w:val="004C254E"/>
    <w:rsid w:val="004C3BD0"/>
    <w:rsid w:val="004C76E6"/>
    <w:rsid w:val="004D42F4"/>
    <w:rsid w:val="004D7F1B"/>
    <w:rsid w:val="004E0B79"/>
    <w:rsid w:val="004E15CF"/>
    <w:rsid w:val="004E32F6"/>
    <w:rsid w:val="004E3BBD"/>
    <w:rsid w:val="004E3E06"/>
    <w:rsid w:val="004E54AB"/>
    <w:rsid w:val="004E59E5"/>
    <w:rsid w:val="004E6702"/>
    <w:rsid w:val="004F1711"/>
    <w:rsid w:val="004F5619"/>
    <w:rsid w:val="004F6A98"/>
    <w:rsid w:val="00501E45"/>
    <w:rsid w:val="005021C6"/>
    <w:rsid w:val="0050449F"/>
    <w:rsid w:val="00510376"/>
    <w:rsid w:val="00513D7F"/>
    <w:rsid w:val="00517624"/>
    <w:rsid w:val="0052023D"/>
    <w:rsid w:val="005203B1"/>
    <w:rsid w:val="00524EB9"/>
    <w:rsid w:val="005262D9"/>
    <w:rsid w:val="0053046A"/>
    <w:rsid w:val="00532600"/>
    <w:rsid w:val="005414AF"/>
    <w:rsid w:val="00542E26"/>
    <w:rsid w:val="00543D96"/>
    <w:rsid w:val="0054603E"/>
    <w:rsid w:val="00546718"/>
    <w:rsid w:val="00546F63"/>
    <w:rsid w:val="005502EF"/>
    <w:rsid w:val="00552952"/>
    <w:rsid w:val="0055338D"/>
    <w:rsid w:val="00553A5F"/>
    <w:rsid w:val="005561E6"/>
    <w:rsid w:val="00557A38"/>
    <w:rsid w:val="0056026B"/>
    <w:rsid w:val="0056031B"/>
    <w:rsid w:val="00561240"/>
    <w:rsid w:val="005629DA"/>
    <w:rsid w:val="00562C52"/>
    <w:rsid w:val="00562E49"/>
    <w:rsid w:val="00563732"/>
    <w:rsid w:val="00563CF9"/>
    <w:rsid w:val="00564272"/>
    <w:rsid w:val="005664A7"/>
    <w:rsid w:val="00567EF5"/>
    <w:rsid w:val="00573403"/>
    <w:rsid w:val="00573E46"/>
    <w:rsid w:val="005803C3"/>
    <w:rsid w:val="005824DB"/>
    <w:rsid w:val="00582A22"/>
    <w:rsid w:val="00583A1C"/>
    <w:rsid w:val="00590815"/>
    <w:rsid w:val="005974E7"/>
    <w:rsid w:val="005A0065"/>
    <w:rsid w:val="005A027C"/>
    <w:rsid w:val="005A0628"/>
    <w:rsid w:val="005A2105"/>
    <w:rsid w:val="005A5BC3"/>
    <w:rsid w:val="005B38C0"/>
    <w:rsid w:val="005B62B1"/>
    <w:rsid w:val="005C2145"/>
    <w:rsid w:val="005C2E08"/>
    <w:rsid w:val="005C362A"/>
    <w:rsid w:val="005C4F6B"/>
    <w:rsid w:val="005C6D84"/>
    <w:rsid w:val="005D25A6"/>
    <w:rsid w:val="005D4036"/>
    <w:rsid w:val="005D4FBA"/>
    <w:rsid w:val="005D63AC"/>
    <w:rsid w:val="005E0C9A"/>
    <w:rsid w:val="005E26AD"/>
    <w:rsid w:val="005E6550"/>
    <w:rsid w:val="005F21FD"/>
    <w:rsid w:val="005F36B3"/>
    <w:rsid w:val="005F3803"/>
    <w:rsid w:val="00600508"/>
    <w:rsid w:val="006036B1"/>
    <w:rsid w:val="00604B69"/>
    <w:rsid w:val="006062B3"/>
    <w:rsid w:val="0061202A"/>
    <w:rsid w:val="00612B4F"/>
    <w:rsid w:val="006136F3"/>
    <w:rsid w:val="00614C3E"/>
    <w:rsid w:val="00617DD8"/>
    <w:rsid w:val="00621B19"/>
    <w:rsid w:val="00621CBA"/>
    <w:rsid w:val="00622219"/>
    <w:rsid w:val="00624490"/>
    <w:rsid w:val="006247E0"/>
    <w:rsid w:val="0062541B"/>
    <w:rsid w:val="00633392"/>
    <w:rsid w:val="0063449F"/>
    <w:rsid w:val="006359AB"/>
    <w:rsid w:val="00635B35"/>
    <w:rsid w:val="00636E55"/>
    <w:rsid w:val="006413DE"/>
    <w:rsid w:val="0064314E"/>
    <w:rsid w:val="00645B75"/>
    <w:rsid w:val="006460D2"/>
    <w:rsid w:val="00647767"/>
    <w:rsid w:val="00650D71"/>
    <w:rsid w:val="00651029"/>
    <w:rsid w:val="00651EF6"/>
    <w:rsid w:val="00652BB0"/>
    <w:rsid w:val="00654FDA"/>
    <w:rsid w:val="006579C3"/>
    <w:rsid w:val="006612E7"/>
    <w:rsid w:val="00664A71"/>
    <w:rsid w:val="00665E76"/>
    <w:rsid w:val="00666C40"/>
    <w:rsid w:val="00667897"/>
    <w:rsid w:val="0067000D"/>
    <w:rsid w:val="00683E7F"/>
    <w:rsid w:val="006870EC"/>
    <w:rsid w:val="00691990"/>
    <w:rsid w:val="00696698"/>
    <w:rsid w:val="0069705C"/>
    <w:rsid w:val="006A19FF"/>
    <w:rsid w:val="006A38FB"/>
    <w:rsid w:val="006A55DD"/>
    <w:rsid w:val="006B05D2"/>
    <w:rsid w:val="006B2444"/>
    <w:rsid w:val="006B4677"/>
    <w:rsid w:val="006C0B7C"/>
    <w:rsid w:val="006C3E30"/>
    <w:rsid w:val="006C6E12"/>
    <w:rsid w:val="006D086B"/>
    <w:rsid w:val="006D08EA"/>
    <w:rsid w:val="006D0B5A"/>
    <w:rsid w:val="006D3189"/>
    <w:rsid w:val="006D6AD7"/>
    <w:rsid w:val="006D6E49"/>
    <w:rsid w:val="006D7791"/>
    <w:rsid w:val="006E289E"/>
    <w:rsid w:val="006F0DF9"/>
    <w:rsid w:val="006F0FFA"/>
    <w:rsid w:val="006F42DB"/>
    <w:rsid w:val="006F5B9E"/>
    <w:rsid w:val="006F61C7"/>
    <w:rsid w:val="006F724B"/>
    <w:rsid w:val="00703A72"/>
    <w:rsid w:val="007045FC"/>
    <w:rsid w:val="007062DA"/>
    <w:rsid w:val="0071470C"/>
    <w:rsid w:val="00716EC3"/>
    <w:rsid w:val="00723945"/>
    <w:rsid w:val="00724C73"/>
    <w:rsid w:val="00727368"/>
    <w:rsid w:val="00732843"/>
    <w:rsid w:val="007333A4"/>
    <w:rsid w:val="007335C1"/>
    <w:rsid w:val="0073462C"/>
    <w:rsid w:val="007357CC"/>
    <w:rsid w:val="00736758"/>
    <w:rsid w:val="00736D7A"/>
    <w:rsid w:val="007428CE"/>
    <w:rsid w:val="0074673F"/>
    <w:rsid w:val="00750995"/>
    <w:rsid w:val="00750F15"/>
    <w:rsid w:val="0075401E"/>
    <w:rsid w:val="00754628"/>
    <w:rsid w:val="00754AE9"/>
    <w:rsid w:val="007576CE"/>
    <w:rsid w:val="007600FE"/>
    <w:rsid w:val="00760273"/>
    <w:rsid w:val="00761B67"/>
    <w:rsid w:val="0076560C"/>
    <w:rsid w:val="00766112"/>
    <w:rsid w:val="00767E02"/>
    <w:rsid w:val="0077567A"/>
    <w:rsid w:val="007830C2"/>
    <w:rsid w:val="00786069"/>
    <w:rsid w:val="00793ED2"/>
    <w:rsid w:val="007950C7"/>
    <w:rsid w:val="00795BBA"/>
    <w:rsid w:val="007A311E"/>
    <w:rsid w:val="007A3A5A"/>
    <w:rsid w:val="007A6B1A"/>
    <w:rsid w:val="007A7843"/>
    <w:rsid w:val="007C1E45"/>
    <w:rsid w:val="007C534B"/>
    <w:rsid w:val="007C7696"/>
    <w:rsid w:val="007D141E"/>
    <w:rsid w:val="007D29BB"/>
    <w:rsid w:val="007D3232"/>
    <w:rsid w:val="007E1383"/>
    <w:rsid w:val="007E5B4E"/>
    <w:rsid w:val="007E7599"/>
    <w:rsid w:val="007F38FE"/>
    <w:rsid w:val="007F60D9"/>
    <w:rsid w:val="008007D9"/>
    <w:rsid w:val="00802F9F"/>
    <w:rsid w:val="00807EE6"/>
    <w:rsid w:val="008101F7"/>
    <w:rsid w:val="008134AA"/>
    <w:rsid w:val="00820564"/>
    <w:rsid w:val="0082170B"/>
    <w:rsid w:val="00821A8B"/>
    <w:rsid w:val="00827483"/>
    <w:rsid w:val="00830191"/>
    <w:rsid w:val="00830FF2"/>
    <w:rsid w:val="00844E06"/>
    <w:rsid w:val="008467CF"/>
    <w:rsid w:val="00850EAE"/>
    <w:rsid w:val="008526BA"/>
    <w:rsid w:val="0085307F"/>
    <w:rsid w:val="00853826"/>
    <w:rsid w:val="00855274"/>
    <w:rsid w:val="008561EB"/>
    <w:rsid w:val="008647E0"/>
    <w:rsid w:val="00865344"/>
    <w:rsid w:val="00870331"/>
    <w:rsid w:val="0087503B"/>
    <w:rsid w:val="00877624"/>
    <w:rsid w:val="00877625"/>
    <w:rsid w:val="00877C44"/>
    <w:rsid w:val="0088556A"/>
    <w:rsid w:val="00887D4E"/>
    <w:rsid w:val="00890BA5"/>
    <w:rsid w:val="00890CC9"/>
    <w:rsid w:val="00895057"/>
    <w:rsid w:val="0089649E"/>
    <w:rsid w:val="0089651F"/>
    <w:rsid w:val="008A0F62"/>
    <w:rsid w:val="008A5F70"/>
    <w:rsid w:val="008A7507"/>
    <w:rsid w:val="008A7A8B"/>
    <w:rsid w:val="008B1BFD"/>
    <w:rsid w:val="008B1C22"/>
    <w:rsid w:val="008B38AA"/>
    <w:rsid w:val="008B4B88"/>
    <w:rsid w:val="008B7D9D"/>
    <w:rsid w:val="008C317F"/>
    <w:rsid w:val="008C5FAE"/>
    <w:rsid w:val="008C67FA"/>
    <w:rsid w:val="008D0DDB"/>
    <w:rsid w:val="008D32BC"/>
    <w:rsid w:val="008D582B"/>
    <w:rsid w:val="008D7AFF"/>
    <w:rsid w:val="008E515C"/>
    <w:rsid w:val="008E6DE8"/>
    <w:rsid w:val="008F500E"/>
    <w:rsid w:val="00900818"/>
    <w:rsid w:val="00901606"/>
    <w:rsid w:val="00901F04"/>
    <w:rsid w:val="009079F4"/>
    <w:rsid w:val="00907B38"/>
    <w:rsid w:val="00911808"/>
    <w:rsid w:val="009121A7"/>
    <w:rsid w:val="009138F7"/>
    <w:rsid w:val="00916F1C"/>
    <w:rsid w:val="0091705B"/>
    <w:rsid w:val="009179F9"/>
    <w:rsid w:val="0092703C"/>
    <w:rsid w:val="00933EC9"/>
    <w:rsid w:val="00935448"/>
    <w:rsid w:val="00936B01"/>
    <w:rsid w:val="009379AB"/>
    <w:rsid w:val="00956334"/>
    <w:rsid w:val="00957D2B"/>
    <w:rsid w:val="009625F2"/>
    <w:rsid w:val="0096276F"/>
    <w:rsid w:val="00962A3B"/>
    <w:rsid w:val="009647A7"/>
    <w:rsid w:val="009662EE"/>
    <w:rsid w:val="00967DD1"/>
    <w:rsid w:val="00973D39"/>
    <w:rsid w:val="00975724"/>
    <w:rsid w:val="00981A72"/>
    <w:rsid w:val="00983298"/>
    <w:rsid w:val="009843A8"/>
    <w:rsid w:val="009902F9"/>
    <w:rsid w:val="0099071F"/>
    <w:rsid w:val="00991CDF"/>
    <w:rsid w:val="00996F07"/>
    <w:rsid w:val="00997494"/>
    <w:rsid w:val="009A094F"/>
    <w:rsid w:val="009A62F5"/>
    <w:rsid w:val="009B73E2"/>
    <w:rsid w:val="009C7F33"/>
    <w:rsid w:val="009C7F48"/>
    <w:rsid w:val="009E0504"/>
    <w:rsid w:val="009E1510"/>
    <w:rsid w:val="009E4DD1"/>
    <w:rsid w:val="009E7B54"/>
    <w:rsid w:val="009F0538"/>
    <w:rsid w:val="009F1017"/>
    <w:rsid w:val="009F22AD"/>
    <w:rsid w:val="009F54BE"/>
    <w:rsid w:val="00A01474"/>
    <w:rsid w:val="00A01566"/>
    <w:rsid w:val="00A054AF"/>
    <w:rsid w:val="00A05B1E"/>
    <w:rsid w:val="00A12D3D"/>
    <w:rsid w:val="00A17466"/>
    <w:rsid w:val="00A20A8A"/>
    <w:rsid w:val="00A232BB"/>
    <w:rsid w:val="00A2410D"/>
    <w:rsid w:val="00A24C03"/>
    <w:rsid w:val="00A25E85"/>
    <w:rsid w:val="00A2681B"/>
    <w:rsid w:val="00A327E5"/>
    <w:rsid w:val="00A32BC6"/>
    <w:rsid w:val="00A34C6E"/>
    <w:rsid w:val="00A41422"/>
    <w:rsid w:val="00A438DF"/>
    <w:rsid w:val="00A46AC8"/>
    <w:rsid w:val="00A500CF"/>
    <w:rsid w:val="00A516E6"/>
    <w:rsid w:val="00A53155"/>
    <w:rsid w:val="00A5398C"/>
    <w:rsid w:val="00A630B1"/>
    <w:rsid w:val="00A647E6"/>
    <w:rsid w:val="00A66671"/>
    <w:rsid w:val="00A70DEF"/>
    <w:rsid w:val="00A71DF2"/>
    <w:rsid w:val="00A73BFC"/>
    <w:rsid w:val="00A73D33"/>
    <w:rsid w:val="00A805E2"/>
    <w:rsid w:val="00A82165"/>
    <w:rsid w:val="00A8285F"/>
    <w:rsid w:val="00A833B4"/>
    <w:rsid w:val="00A84CC2"/>
    <w:rsid w:val="00A84E39"/>
    <w:rsid w:val="00A863D8"/>
    <w:rsid w:val="00A86FBF"/>
    <w:rsid w:val="00A923BC"/>
    <w:rsid w:val="00A94D91"/>
    <w:rsid w:val="00A94E7B"/>
    <w:rsid w:val="00A9500A"/>
    <w:rsid w:val="00A959F9"/>
    <w:rsid w:val="00A965AC"/>
    <w:rsid w:val="00AA1A8F"/>
    <w:rsid w:val="00AB0F6C"/>
    <w:rsid w:val="00AB4A6C"/>
    <w:rsid w:val="00AB5879"/>
    <w:rsid w:val="00AB5BC6"/>
    <w:rsid w:val="00AB7440"/>
    <w:rsid w:val="00AB7B06"/>
    <w:rsid w:val="00AC21A1"/>
    <w:rsid w:val="00AC23FE"/>
    <w:rsid w:val="00AC4813"/>
    <w:rsid w:val="00AC49E9"/>
    <w:rsid w:val="00AC714E"/>
    <w:rsid w:val="00AC718C"/>
    <w:rsid w:val="00AC728E"/>
    <w:rsid w:val="00AD17DC"/>
    <w:rsid w:val="00AD2AAD"/>
    <w:rsid w:val="00AE14E8"/>
    <w:rsid w:val="00AF0BA3"/>
    <w:rsid w:val="00AF2D3F"/>
    <w:rsid w:val="00AF54CB"/>
    <w:rsid w:val="00AF6FCC"/>
    <w:rsid w:val="00B0050B"/>
    <w:rsid w:val="00B04E44"/>
    <w:rsid w:val="00B136C8"/>
    <w:rsid w:val="00B24009"/>
    <w:rsid w:val="00B2451A"/>
    <w:rsid w:val="00B31D8C"/>
    <w:rsid w:val="00B4346C"/>
    <w:rsid w:val="00B44822"/>
    <w:rsid w:val="00B44B1E"/>
    <w:rsid w:val="00B450ED"/>
    <w:rsid w:val="00B4762E"/>
    <w:rsid w:val="00B47BBF"/>
    <w:rsid w:val="00B47D2A"/>
    <w:rsid w:val="00B550CA"/>
    <w:rsid w:val="00B56096"/>
    <w:rsid w:val="00B61340"/>
    <w:rsid w:val="00B64BE3"/>
    <w:rsid w:val="00B6666E"/>
    <w:rsid w:val="00B66C9A"/>
    <w:rsid w:val="00B72F94"/>
    <w:rsid w:val="00B779AB"/>
    <w:rsid w:val="00B81D55"/>
    <w:rsid w:val="00B8323A"/>
    <w:rsid w:val="00B848B5"/>
    <w:rsid w:val="00B857F7"/>
    <w:rsid w:val="00B85C0C"/>
    <w:rsid w:val="00B86C53"/>
    <w:rsid w:val="00B90154"/>
    <w:rsid w:val="00B916EF"/>
    <w:rsid w:val="00B932ED"/>
    <w:rsid w:val="00B9614B"/>
    <w:rsid w:val="00B96FCA"/>
    <w:rsid w:val="00BA0527"/>
    <w:rsid w:val="00BA0757"/>
    <w:rsid w:val="00BA211F"/>
    <w:rsid w:val="00BA3BED"/>
    <w:rsid w:val="00BA4043"/>
    <w:rsid w:val="00BA4501"/>
    <w:rsid w:val="00BA4F3B"/>
    <w:rsid w:val="00BB4DDB"/>
    <w:rsid w:val="00BB73B3"/>
    <w:rsid w:val="00BC3787"/>
    <w:rsid w:val="00BC6999"/>
    <w:rsid w:val="00BD05F2"/>
    <w:rsid w:val="00BD1AA2"/>
    <w:rsid w:val="00BE3834"/>
    <w:rsid w:val="00BE3B07"/>
    <w:rsid w:val="00BE5AE4"/>
    <w:rsid w:val="00BE767E"/>
    <w:rsid w:val="00BF280F"/>
    <w:rsid w:val="00BF4F98"/>
    <w:rsid w:val="00C01054"/>
    <w:rsid w:val="00C03748"/>
    <w:rsid w:val="00C06E40"/>
    <w:rsid w:val="00C104F5"/>
    <w:rsid w:val="00C1053E"/>
    <w:rsid w:val="00C10616"/>
    <w:rsid w:val="00C1061F"/>
    <w:rsid w:val="00C10D64"/>
    <w:rsid w:val="00C11910"/>
    <w:rsid w:val="00C11D56"/>
    <w:rsid w:val="00C14CA8"/>
    <w:rsid w:val="00C16B73"/>
    <w:rsid w:val="00C20A02"/>
    <w:rsid w:val="00C24C9A"/>
    <w:rsid w:val="00C25E55"/>
    <w:rsid w:val="00C27062"/>
    <w:rsid w:val="00C303B2"/>
    <w:rsid w:val="00C3267B"/>
    <w:rsid w:val="00C33A50"/>
    <w:rsid w:val="00C36CB1"/>
    <w:rsid w:val="00C36F2A"/>
    <w:rsid w:val="00C40C7F"/>
    <w:rsid w:val="00C463FF"/>
    <w:rsid w:val="00C470D9"/>
    <w:rsid w:val="00C5214C"/>
    <w:rsid w:val="00C55E73"/>
    <w:rsid w:val="00C603AB"/>
    <w:rsid w:val="00C65DF3"/>
    <w:rsid w:val="00C672DD"/>
    <w:rsid w:val="00C67E73"/>
    <w:rsid w:val="00C711BC"/>
    <w:rsid w:val="00C73C1D"/>
    <w:rsid w:val="00C756DD"/>
    <w:rsid w:val="00C840CB"/>
    <w:rsid w:val="00C8596E"/>
    <w:rsid w:val="00C87CE9"/>
    <w:rsid w:val="00C93517"/>
    <w:rsid w:val="00C935C5"/>
    <w:rsid w:val="00C937AA"/>
    <w:rsid w:val="00C9521E"/>
    <w:rsid w:val="00C95D2C"/>
    <w:rsid w:val="00C97A96"/>
    <w:rsid w:val="00CA3F6D"/>
    <w:rsid w:val="00CA651A"/>
    <w:rsid w:val="00CB3E7D"/>
    <w:rsid w:val="00CB79F9"/>
    <w:rsid w:val="00CC19E7"/>
    <w:rsid w:val="00CC522B"/>
    <w:rsid w:val="00CC7B14"/>
    <w:rsid w:val="00CD1A59"/>
    <w:rsid w:val="00CD3139"/>
    <w:rsid w:val="00CD3BF3"/>
    <w:rsid w:val="00CD4209"/>
    <w:rsid w:val="00CD463D"/>
    <w:rsid w:val="00CD5723"/>
    <w:rsid w:val="00CD5C5F"/>
    <w:rsid w:val="00CD79C2"/>
    <w:rsid w:val="00CE03AF"/>
    <w:rsid w:val="00CE2CEB"/>
    <w:rsid w:val="00CE5404"/>
    <w:rsid w:val="00CE7754"/>
    <w:rsid w:val="00CF357C"/>
    <w:rsid w:val="00CF4739"/>
    <w:rsid w:val="00CF5482"/>
    <w:rsid w:val="00D01B6D"/>
    <w:rsid w:val="00D0304F"/>
    <w:rsid w:val="00D03A05"/>
    <w:rsid w:val="00D048CE"/>
    <w:rsid w:val="00D05531"/>
    <w:rsid w:val="00D05F78"/>
    <w:rsid w:val="00D1196B"/>
    <w:rsid w:val="00D133CA"/>
    <w:rsid w:val="00D14630"/>
    <w:rsid w:val="00D17E41"/>
    <w:rsid w:val="00D205FC"/>
    <w:rsid w:val="00D2204D"/>
    <w:rsid w:val="00D23F96"/>
    <w:rsid w:val="00D24E76"/>
    <w:rsid w:val="00D411ED"/>
    <w:rsid w:val="00D4173A"/>
    <w:rsid w:val="00D43437"/>
    <w:rsid w:val="00D44E85"/>
    <w:rsid w:val="00D45D51"/>
    <w:rsid w:val="00D46931"/>
    <w:rsid w:val="00D51AE8"/>
    <w:rsid w:val="00D545AA"/>
    <w:rsid w:val="00D55C60"/>
    <w:rsid w:val="00D57FB5"/>
    <w:rsid w:val="00D60E67"/>
    <w:rsid w:val="00D64136"/>
    <w:rsid w:val="00D64F75"/>
    <w:rsid w:val="00D66CA7"/>
    <w:rsid w:val="00D83013"/>
    <w:rsid w:val="00D8404C"/>
    <w:rsid w:val="00D9597F"/>
    <w:rsid w:val="00D95ADD"/>
    <w:rsid w:val="00DA3B1B"/>
    <w:rsid w:val="00DA47AF"/>
    <w:rsid w:val="00DA6CAB"/>
    <w:rsid w:val="00DB193E"/>
    <w:rsid w:val="00DB1A49"/>
    <w:rsid w:val="00DB2937"/>
    <w:rsid w:val="00DB6626"/>
    <w:rsid w:val="00DB7F98"/>
    <w:rsid w:val="00DC095E"/>
    <w:rsid w:val="00DC71AF"/>
    <w:rsid w:val="00DD2067"/>
    <w:rsid w:val="00DD2B5D"/>
    <w:rsid w:val="00DD458C"/>
    <w:rsid w:val="00DD620D"/>
    <w:rsid w:val="00DE14D2"/>
    <w:rsid w:val="00DE1B18"/>
    <w:rsid w:val="00DE317B"/>
    <w:rsid w:val="00DE3CD3"/>
    <w:rsid w:val="00DE55F4"/>
    <w:rsid w:val="00DF3A65"/>
    <w:rsid w:val="00DF3CAB"/>
    <w:rsid w:val="00DF4C2F"/>
    <w:rsid w:val="00DF7095"/>
    <w:rsid w:val="00DF7666"/>
    <w:rsid w:val="00DF7CCD"/>
    <w:rsid w:val="00E006CB"/>
    <w:rsid w:val="00E02F58"/>
    <w:rsid w:val="00E05ACE"/>
    <w:rsid w:val="00E0645F"/>
    <w:rsid w:val="00E074B6"/>
    <w:rsid w:val="00E251BC"/>
    <w:rsid w:val="00E25454"/>
    <w:rsid w:val="00E336D9"/>
    <w:rsid w:val="00E3498E"/>
    <w:rsid w:val="00E36C03"/>
    <w:rsid w:val="00E36E31"/>
    <w:rsid w:val="00E41198"/>
    <w:rsid w:val="00E461B4"/>
    <w:rsid w:val="00E46359"/>
    <w:rsid w:val="00E46F5C"/>
    <w:rsid w:val="00E5225C"/>
    <w:rsid w:val="00E528DA"/>
    <w:rsid w:val="00E52BA2"/>
    <w:rsid w:val="00E56369"/>
    <w:rsid w:val="00E57807"/>
    <w:rsid w:val="00E62219"/>
    <w:rsid w:val="00E62A07"/>
    <w:rsid w:val="00E64677"/>
    <w:rsid w:val="00E6547F"/>
    <w:rsid w:val="00E661E9"/>
    <w:rsid w:val="00E66552"/>
    <w:rsid w:val="00E66911"/>
    <w:rsid w:val="00E67826"/>
    <w:rsid w:val="00E7192B"/>
    <w:rsid w:val="00E74192"/>
    <w:rsid w:val="00E74B25"/>
    <w:rsid w:val="00E81080"/>
    <w:rsid w:val="00E8150A"/>
    <w:rsid w:val="00E81599"/>
    <w:rsid w:val="00E8743A"/>
    <w:rsid w:val="00E96EDF"/>
    <w:rsid w:val="00E978AD"/>
    <w:rsid w:val="00EA0873"/>
    <w:rsid w:val="00EA1D14"/>
    <w:rsid w:val="00EA496C"/>
    <w:rsid w:val="00EA561B"/>
    <w:rsid w:val="00EB02A1"/>
    <w:rsid w:val="00EC0EEF"/>
    <w:rsid w:val="00EC2642"/>
    <w:rsid w:val="00EC5678"/>
    <w:rsid w:val="00ED416D"/>
    <w:rsid w:val="00EE06AE"/>
    <w:rsid w:val="00EE0BF1"/>
    <w:rsid w:val="00EE1188"/>
    <w:rsid w:val="00EE2199"/>
    <w:rsid w:val="00EE3BA1"/>
    <w:rsid w:val="00EE489A"/>
    <w:rsid w:val="00EE49F9"/>
    <w:rsid w:val="00EE552F"/>
    <w:rsid w:val="00EE7279"/>
    <w:rsid w:val="00EF0774"/>
    <w:rsid w:val="00EF3EF5"/>
    <w:rsid w:val="00EF7DBF"/>
    <w:rsid w:val="00F00A9E"/>
    <w:rsid w:val="00F012F3"/>
    <w:rsid w:val="00F01C89"/>
    <w:rsid w:val="00F021CB"/>
    <w:rsid w:val="00F050B7"/>
    <w:rsid w:val="00F064D6"/>
    <w:rsid w:val="00F066DF"/>
    <w:rsid w:val="00F06816"/>
    <w:rsid w:val="00F14E61"/>
    <w:rsid w:val="00F15990"/>
    <w:rsid w:val="00F16AD8"/>
    <w:rsid w:val="00F21F9D"/>
    <w:rsid w:val="00F2566E"/>
    <w:rsid w:val="00F31102"/>
    <w:rsid w:val="00F3332A"/>
    <w:rsid w:val="00F35E7D"/>
    <w:rsid w:val="00F41290"/>
    <w:rsid w:val="00F41F7D"/>
    <w:rsid w:val="00F442AA"/>
    <w:rsid w:val="00F44840"/>
    <w:rsid w:val="00F549C4"/>
    <w:rsid w:val="00F552B9"/>
    <w:rsid w:val="00F55E1E"/>
    <w:rsid w:val="00F638E1"/>
    <w:rsid w:val="00F6408F"/>
    <w:rsid w:val="00F719D6"/>
    <w:rsid w:val="00F84810"/>
    <w:rsid w:val="00F856C9"/>
    <w:rsid w:val="00F85947"/>
    <w:rsid w:val="00F86F9B"/>
    <w:rsid w:val="00F97003"/>
    <w:rsid w:val="00FA1AD0"/>
    <w:rsid w:val="00FA3557"/>
    <w:rsid w:val="00FA39D5"/>
    <w:rsid w:val="00FA4CB6"/>
    <w:rsid w:val="00FB413C"/>
    <w:rsid w:val="00FB4F61"/>
    <w:rsid w:val="00FC094D"/>
    <w:rsid w:val="00FC0B10"/>
    <w:rsid w:val="00FC1D84"/>
    <w:rsid w:val="00FC28FE"/>
    <w:rsid w:val="00FC2EB0"/>
    <w:rsid w:val="00FC4500"/>
    <w:rsid w:val="00FC64F3"/>
    <w:rsid w:val="00FD1DE7"/>
    <w:rsid w:val="00FD3F85"/>
    <w:rsid w:val="00FD5E5A"/>
    <w:rsid w:val="00FE17B3"/>
    <w:rsid w:val="00FE39F7"/>
    <w:rsid w:val="00FE53A9"/>
    <w:rsid w:val="00FE57A9"/>
    <w:rsid w:val="00FF36D0"/>
    <w:rsid w:val="00FF5299"/>
    <w:rsid w:val="00FF5A9B"/>
    <w:rsid w:val="00FF66BB"/>
    <w:rsid w:val="00FF7CC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3C91C"/>
  <w15:docId w15:val="{82503560-45D1-47D7-AA1C-FB52D4A1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64D6"/>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3B35CA"/>
  </w:style>
  <w:style w:type="paragraph" w:styleId="NormalWeb">
    <w:name w:val="Normal (Web)"/>
    <w:basedOn w:val="Normal"/>
    <w:uiPriority w:val="99"/>
    <w:rsid w:val="003B35CA"/>
    <w:pPr>
      <w:spacing w:before="100" w:beforeAutospacing="1" w:after="100" w:afterAutospacing="1"/>
    </w:pPr>
  </w:style>
  <w:style w:type="character" w:styleId="Hyperlink">
    <w:name w:val="Hyperlink"/>
    <w:uiPriority w:val="99"/>
    <w:rsid w:val="000E5BA2"/>
    <w:rPr>
      <w:color w:val="0000FF"/>
      <w:u w:val="single"/>
    </w:rPr>
  </w:style>
  <w:style w:type="table" w:styleId="Tabelacomgrade">
    <w:name w:val="Table Grid"/>
    <w:basedOn w:val="Tabelanormal"/>
    <w:rsid w:val="0081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semiHidden/>
    <w:unhideWhenUsed/>
    <w:rsid w:val="00043AF7"/>
    <w:rPr>
      <w:sz w:val="16"/>
      <w:szCs w:val="16"/>
    </w:rPr>
  </w:style>
  <w:style w:type="paragraph" w:styleId="Textodecomentrio">
    <w:name w:val="annotation text"/>
    <w:basedOn w:val="Normal"/>
    <w:link w:val="TextodecomentrioChar"/>
    <w:semiHidden/>
    <w:unhideWhenUsed/>
    <w:rsid w:val="00043AF7"/>
    <w:rPr>
      <w:sz w:val="20"/>
      <w:szCs w:val="20"/>
    </w:rPr>
  </w:style>
  <w:style w:type="character" w:customStyle="1" w:styleId="TextodecomentrioChar">
    <w:name w:val="Texto de comentário Char"/>
    <w:basedOn w:val="Fontepargpadro"/>
    <w:link w:val="Textodecomentrio"/>
    <w:semiHidden/>
    <w:rsid w:val="00043AF7"/>
  </w:style>
  <w:style w:type="paragraph" w:styleId="Assuntodocomentrio">
    <w:name w:val="annotation subject"/>
    <w:basedOn w:val="Textodecomentrio"/>
    <w:next w:val="Textodecomentrio"/>
    <w:link w:val="AssuntodocomentrioChar"/>
    <w:semiHidden/>
    <w:unhideWhenUsed/>
    <w:rsid w:val="00043AF7"/>
    <w:rPr>
      <w:b/>
      <w:bCs/>
    </w:rPr>
  </w:style>
  <w:style w:type="character" w:customStyle="1" w:styleId="AssuntodocomentrioChar">
    <w:name w:val="Assunto do comentário Char"/>
    <w:basedOn w:val="TextodecomentrioChar"/>
    <w:link w:val="Assuntodocomentrio"/>
    <w:semiHidden/>
    <w:rsid w:val="00043AF7"/>
    <w:rPr>
      <w:b/>
      <w:bCs/>
    </w:rPr>
  </w:style>
  <w:style w:type="paragraph" w:styleId="Textodebalo">
    <w:name w:val="Balloon Text"/>
    <w:basedOn w:val="Normal"/>
    <w:link w:val="TextodebaloChar"/>
    <w:semiHidden/>
    <w:unhideWhenUsed/>
    <w:rsid w:val="00043AF7"/>
    <w:rPr>
      <w:rFonts w:ascii="Tahoma" w:hAnsi="Tahoma" w:cs="Tahoma"/>
      <w:sz w:val="16"/>
      <w:szCs w:val="16"/>
    </w:rPr>
  </w:style>
  <w:style w:type="character" w:customStyle="1" w:styleId="TextodebaloChar">
    <w:name w:val="Texto de balão Char"/>
    <w:basedOn w:val="Fontepargpadro"/>
    <w:link w:val="Textodebalo"/>
    <w:semiHidden/>
    <w:rsid w:val="00043AF7"/>
    <w:rPr>
      <w:rFonts w:ascii="Tahoma" w:hAnsi="Tahoma" w:cs="Tahoma"/>
      <w:sz w:val="16"/>
      <w:szCs w:val="16"/>
    </w:rPr>
  </w:style>
  <w:style w:type="character" w:customStyle="1" w:styleId="il">
    <w:name w:val="il"/>
    <w:basedOn w:val="Fontepargpadro"/>
    <w:rsid w:val="00BA0527"/>
  </w:style>
  <w:style w:type="paragraph" w:styleId="PargrafodaLista">
    <w:name w:val="List Paragraph"/>
    <w:basedOn w:val="Normal"/>
    <w:uiPriority w:val="34"/>
    <w:qFormat/>
    <w:rsid w:val="00D43437"/>
    <w:pPr>
      <w:ind w:left="720"/>
      <w:contextualSpacing/>
    </w:pPr>
  </w:style>
  <w:style w:type="character" w:styleId="Forte">
    <w:name w:val="Strong"/>
    <w:basedOn w:val="Fontepargpadro"/>
    <w:uiPriority w:val="22"/>
    <w:qFormat/>
    <w:rsid w:val="00727368"/>
    <w:rPr>
      <w:b/>
      <w:bCs/>
    </w:rPr>
  </w:style>
  <w:style w:type="paragraph" w:styleId="Reviso">
    <w:name w:val="Revision"/>
    <w:hidden/>
    <w:uiPriority w:val="99"/>
    <w:semiHidden/>
    <w:rsid w:val="00E522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83303">
      <w:bodyDiv w:val="1"/>
      <w:marLeft w:val="0"/>
      <w:marRight w:val="0"/>
      <w:marTop w:val="0"/>
      <w:marBottom w:val="0"/>
      <w:divBdr>
        <w:top w:val="none" w:sz="0" w:space="0" w:color="auto"/>
        <w:left w:val="none" w:sz="0" w:space="0" w:color="auto"/>
        <w:bottom w:val="none" w:sz="0" w:space="0" w:color="auto"/>
        <w:right w:val="none" w:sz="0" w:space="0" w:color="auto"/>
      </w:divBdr>
    </w:div>
    <w:div w:id="258100110">
      <w:bodyDiv w:val="1"/>
      <w:marLeft w:val="0"/>
      <w:marRight w:val="0"/>
      <w:marTop w:val="0"/>
      <w:marBottom w:val="0"/>
      <w:divBdr>
        <w:top w:val="none" w:sz="0" w:space="0" w:color="auto"/>
        <w:left w:val="none" w:sz="0" w:space="0" w:color="auto"/>
        <w:bottom w:val="none" w:sz="0" w:space="0" w:color="auto"/>
        <w:right w:val="none" w:sz="0" w:space="0" w:color="auto"/>
      </w:divBdr>
    </w:div>
    <w:div w:id="344554996">
      <w:bodyDiv w:val="1"/>
      <w:marLeft w:val="0"/>
      <w:marRight w:val="0"/>
      <w:marTop w:val="0"/>
      <w:marBottom w:val="0"/>
      <w:divBdr>
        <w:top w:val="none" w:sz="0" w:space="0" w:color="auto"/>
        <w:left w:val="none" w:sz="0" w:space="0" w:color="auto"/>
        <w:bottom w:val="none" w:sz="0" w:space="0" w:color="auto"/>
        <w:right w:val="none" w:sz="0" w:space="0" w:color="auto"/>
      </w:divBdr>
    </w:div>
    <w:div w:id="408161110">
      <w:bodyDiv w:val="1"/>
      <w:marLeft w:val="0"/>
      <w:marRight w:val="0"/>
      <w:marTop w:val="0"/>
      <w:marBottom w:val="0"/>
      <w:divBdr>
        <w:top w:val="none" w:sz="0" w:space="0" w:color="auto"/>
        <w:left w:val="none" w:sz="0" w:space="0" w:color="auto"/>
        <w:bottom w:val="none" w:sz="0" w:space="0" w:color="auto"/>
        <w:right w:val="none" w:sz="0" w:space="0" w:color="auto"/>
      </w:divBdr>
    </w:div>
    <w:div w:id="614366880">
      <w:bodyDiv w:val="1"/>
      <w:marLeft w:val="0"/>
      <w:marRight w:val="0"/>
      <w:marTop w:val="0"/>
      <w:marBottom w:val="0"/>
      <w:divBdr>
        <w:top w:val="none" w:sz="0" w:space="0" w:color="auto"/>
        <w:left w:val="none" w:sz="0" w:space="0" w:color="auto"/>
        <w:bottom w:val="none" w:sz="0" w:space="0" w:color="auto"/>
        <w:right w:val="none" w:sz="0" w:space="0" w:color="auto"/>
      </w:divBdr>
    </w:div>
    <w:div w:id="754085715">
      <w:bodyDiv w:val="1"/>
      <w:marLeft w:val="0"/>
      <w:marRight w:val="0"/>
      <w:marTop w:val="0"/>
      <w:marBottom w:val="0"/>
      <w:divBdr>
        <w:top w:val="none" w:sz="0" w:space="0" w:color="auto"/>
        <w:left w:val="none" w:sz="0" w:space="0" w:color="auto"/>
        <w:bottom w:val="none" w:sz="0" w:space="0" w:color="auto"/>
        <w:right w:val="none" w:sz="0" w:space="0" w:color="auto"/>
      </w:divBdr>
    </w:div>
    <w:div w:id="77116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56AE8E-7B6B-47B1-97A9-D8C6C603E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3192</Words>
  <Characters>17237</Characters>
  <Application>Microsoft Office Word</Application>
  <DocSecurity>0</DocSecurity>
  <Lines>143</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TERMO DE ADESÃO AO CONTRATO DE PRESTAÇÃO DE SERVIÇOS DE COMUNICAÇÃO</vt:lpstr>
      <vt:lpstr>TERMO DE ADESÃO AO CONTRATO DE PRESTAÇÃO DE SERVIÇOS DE COMUNICAÇÃO</vt:lpstr>
    </vt:vector>
  </TitlesOfParts>
  <Company>Caplum</Company>
  <LinksUpToDate>false</LinksUpToDate>
  <CharactersWithSpaces>20389</CharactersWithSpaces>
  <SharedDoc>false</SharedDoc>
  <HLinks>
    <vt:vector size="12" baseType="variant">
      <vt:variant>
        <vt:i4>65599</vt:i4>
      </vt:variant>
      <vt:variant>
        <vt:i4>3</vt:i4>
      </vt:variant>
      <vt:variant>
        <vt:i4>0</vt:i4>
      </vt:variant>
      <vt:variant>
        <vt:i4>5</vt:i4>
      </vt:variant>
      <vt:variant>
        <vt:lpwstr>http://www._____________________________ou/</vt:lpwstr>
      </vt:variant>
      <vt:variant>
        <vt:lpwstr/>
      </vt:variant>
      <vt:variant>
        <vt:i4>7077904</vt:i4>
      </vt:variant>
      <vt:variant>
        <vt:i4>0</vt:i4>
      </vt:variant>
      <vt:variant>
        <vt:i4>0</vt:i4>
      </vt:variant>
      <vt:variant>
        <vt:i4>5</vt:i4>
      </vt:variant>
      <vt:variant>
        <vt:lpwstr>mailto:atendimento@redebrnet.com.br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ADESÃO AO CONTRATO DE PRESTAÇÃO DE SERVIÇOS DE COMUNICAÇÃO</dc:title>
  <dc:creator>Nigri Caplum</dc:creator>
  <cp:lastModifiedBy>CEJUSC</cp:lastModifiedBy>
  <cp:revision>2</cp:revision>
  <dcterms:created xsi:type="dcterms:W3CDTF">2025-05-07T14:34:00Z</dcterms:created>
  <dcterms:modified xsi:type="dcterms:W3CDTF">2025-05-07T14:34:00Z</dcterms:modified>
</cp:coreProperties>
</file>